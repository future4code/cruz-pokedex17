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DE0664" w14:textId="015D1DAE" w:rsidR="007F0AB6" w:rsidRPr="00A86B78" w:rsidRDefault="00A86B78" w:rsidP="00F11A53">
      <w:pPr>
        <w:pStyle w:val="xmsonormal"/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  <w:r w:rsidRPr="00A86B78">
        <w:rPr>
          <w:rFonts w:ascii="Arial" w:hAnsi="Arial" w:cs="Arial"/>
          <w:b/>
          <w:bCs/>
          <w:sz w:val="32"/>
          <w:szCs w:val="32"/>
        </w:rPr>
        <w:t>MANUAL PARA TREINAMENTO – BELOTERO</w:t>
      </w:r>
      <w:r w:rsidRPr="00A86B78">
        <w:rPr>
          <w:rFonts w:ascii="Arial" w:hAnsi="Arial" w:cs="Arial"/>
          <w:b/>
          <w:bCs/>
          <w:sz w:val="32"/>
          <w:szCs w:val="32"/>
          <w:vertAlign w:val="superscript"/>
        </w:rPr>
        <w:t>®</w:t>
      </w:r>
      <w:r w:rsidRPr="00A86B78">
        <w:rPr>
          <w:rFonts w:ascii="Arial" w:hAnsi="Arial" w:cs="Arial"/>
          <w:b/>
          <w:bCs/>
          <w:sz w:val="32"/>
          <w:szCs w:val="32"/>
        </w:rPr>
        <w:t xml:space="preserve"> GEL DE HIALURONATO DE SÓDIO </w:t>
      </w:r>
    </w:p>
    <w:p w14:paraId="6645CCF6" w14:textId="77777777" w:rsidR="005E15D7" w:rsidRPr="002A426A" w:rsidRDefault="005E15D7" w:rsidP="00F11A53">
      <w:pPr>
        <w:pStyle w:val="xmsonormal"/>
        <w:spacing w:line="360" w:lineRule="auto"/>
        <w:jc w:val="center"/>
        <w:rPr>
          <w:rStyle w:val="acopre"/>
          <w:rFonts w:ascii="Arial" w:hAnsi="Arial" w:cs="Arial"/>
          <w:b/>
          <w:bCs/>
          <w:sz w:val="22"/>
          <w:szCs w:val="22"/>
        </w:rPr>
      </w:pPr>
    </w:p>
    <w:p w14:paraId="7BA7FC85" w14:textId="711F2B2F" w:rsidR="00214ED5" w:rsidRDefault="002A426A" w:rsidP="00F11A53">
      <w:pPr>
        <w:pStyle w:val="xmsonormal"/>
        <w:spacing w:line="360" w:lineRule="auto"/>
        <w:jc w:val="both"/>
        <w:rPr>
          <w:rFonts w:ascii="Arial" w:hAnsi="Arial" w:cs="Arial"/>
          <w:b/>
          <w:bCs/>
          <w:sz w:val="22"/>
          <w:szCs w:val="22"/>
        </w:rPr>
      </w:pPr>
      <w:r w:rsidRPr="002A426A">
        <w:rPr>
          <w:rFonts w:ascii="Arial" w:hAnsi="Arial" w:cs="Arial"/>
          <w:b/>
          <w:bCs/>
          <w:sz w:val="22"/>
          <w:szCs w:val="22"/>
        </w:rPr>
        <w:t>1) O QUE É BELOTERO</w:t>
      </w:r>
      <w:r w:rsidRPr="002A426A">
        <w:rPr>
          <w:rFonts w:ascii="Arial" w:hAnsi="Arial" w:cs="Arial"/>
          <w:b/>
          <w:bCs/>
          <w:sz w:val="22"/>
          <w:szCs w:val="22"/>
          <w:vertAlign w:val="superscript"/>
        </w:rPr>
        <w:t>®</w:t>
      </w:r>
      <w:r w:rsidRPr="002A426A">
        <w:rPr>
          <w:rFonts w:ascii="Arial" w:hAnsi="Arial" w:cs="Arial"/>
          <w:b/>
          <w:bCs/>
          <w:sz w:val="22"/>
          <w:szCs w:val="22"/>
        </w:rPr>
        <w:t>?</w:t>
      </w:r>
    </w:p>
    <w:p w14:paraId="768F847B" w14:textId="4706BAC3" w:rsidR="008F5A0D" w:rsidRPr="008547E6" w:rsidRDefault="008F5A0D" w:rsidP="00F11A53">
      <w:pPr>
        <w:pStyle w:val="xmsonormal"/>
        <w:spacing w:line="360" w:lineRule="auto"/>
        <w:jc w:val="both"/>
        <w:rPr>
          <w:rFonts w:ascii="Arial" w:hAnsi="Arial" w:cs="Arial"/>
          <w:sz w:val="22"/>
          <w:szCs w:val="22"/>
        </w:rPr>
      </w:pPr>
      <w:r w:rsidRPr="008547E6">
        <w:rPr>
          <w:rFonts w:ascii="Arial" w:hAnsi="Arial" w:cs="Arial"/>
          <w:sz w:val="22"/>
          <w:szCs w:val="22"/>
        </w:rPr>
        <w:t>A contração natural dos músculos da face é o fator mais importante no processo de formação das rugas e linhas de expressão, e acontece por exemplo, adjacente</w:t>
      </w:r>
      <w:r w:rsidR="006A555F">
        <w:rPr>
          <w:rFonts w:ascii="Arial" w:hAnsi="Arial" w:cs="Arial"/>
          <w:sz w:val="22"/>
          <w:szCs w:val="22"/>
        </w:rPr>
        <w:t xml:space="preserve"> à boca</w:t>
      </w:r>
      <w:r w:rsidRPr="008547E6">
        <w:rPr>
          <w:rFonts w:ascii="Arial" w:hAnsi="Arial" w:cs="Arial"/>
          <w:sz w:val="22"/>
          <w:szCs w:val="22"/>
        </w:rPr>
        <w:t xml:space="preserve"> </w:t>
      </w:r>
      <w:r w:rsidR="006A555F">
        <w:rPr>
          <w:rFonts w:ascii="Arial" w:hAnsi="Arial" w:cs="Arial"/>
          <w:sz w:val="22"/>
          <w:szCs w:val="22"/>
        </w:rPr>
        <w:t xml:space="preserve">(sulco </w:t>
      </w:r>
      <w:proofErr w:type="spellStart"/>
      <w:r w:rsidR="006A555F">
        <w:rPr>
          <w:rFonts w:ascii="Arial" w:hAnsi="Arial" w:cs="Arial"/>
          <w:sz w:val="22"/>
          <w:szCs w:val="22"/>
        </w:rPr>
        <w:t>nasolabial</w:t>
      </w:r>
      <w:proofErr w:type="spellEnd"/>
      <w:r w:rsidR="00A44BB9">
        <w:rPr>
          <w:rFonts w:ascii="Arial" w:hAnsi="Arial" w:cs="Arial"/>
          <w:sz w:val="22"/>
          <w:szCs w:val="22"/>
        </w:rPr>
        <w:t>, “bigode chinês”</w:t>
      </w:r>
      <w:r w:rsidR="006A555F">
        <w:rPr>
          <w:rFonts w:ascii="Arial" w:hAnsi="Arial" w:cs="Arial"/>
          <w:sz w:val="22"/>
          <w:szCs w:val="22"/>
        </w:rPr>
        <w:t>), circundando a boca, na regi</w:t>
      </w:r>
      <w:r w:rsidR="00B61B78">
        <w:rPr>
          <w:rFonts w:ascii="Arial" w:hAnsi="Arial" w:cs="Arial"/>
          <w:sz w:val="22"/>
          <w:szCs w:val="22"/>
        </w:rPr>
        <w:t>ão</w:t>
      </w:r>
      <w:r w:rsidR="006A555F">
        <w:rPr>
          <w:rFonts w:ascii="Arial" w:hAnsi="Arial" w:cs="Arial"/>
          <w:sz w:val="22"/>
          <w:szCs w:val="22"/>
        </w:rPr>
        <w:t xml:space="preserve"> mentoniana</w:t>
      </w:r>
      <w:r w:rsidR="00A44BB9">
        <w:rPr>
          <w:rFonts w:ascii="Arial" w:hAnsi="Arial" w:cs="Arial"/>
          <w:sz w:val="22"/>
          <w:szCs w:val="22"/>
        </w:rPr>
        <w:t xml:space="preserve">, adjacente </w:t>
      </w:r>
      <w:r w:rsidRPr="008547E6">
        <w:rPr>
          <w:rFonts w:ascii="Arial" w:hAnsi="Arial" w:cs="Arial"/>
          <w:sz w:val="22"/>
          <w:szCs w:val="22"/>
        </w:rPr>
        <w:t>aos olhos (chamados “pés de galinha”</w:t>
      </w:r>
      <w:proofErr w:type="gramStart"/>
      <w:r w:rsidRPr="008547E6">
        <w:rPr>
          <w:rFonts w:ascii="Arial" w:hAnsi="Arial" w:cs="Arial"/>
          <w:sz w:val="22"/>
          <w:szCs w:val="22"/>
        </w:rPr>
        <w:t>)</w:t>
      </w:r>
      <w:r w:rsidR="00A44BB9">
        <w:rPr>
          <w:rFonts w:ascii="Arial" w:hAnsi="Arial" w:cs="Arial"/>
          <w:sz w:val="22"/>
          <w:szCs w:val="22"/>
        </w:rPr>
        <w:t>,</w:t>
      </w:r>
      <w:r w:rsidR="00B61B78">
        <w:rPr>
          <w:rFonts w:ascii="Arial" w:hAnsi="Arial" w:cs="Arial"/>
          <w:sz w:val="22"/>
          <w:szCs w:val="22"/>
        </w:rPr>
        <w:t>e</w:t>
      </w:r>
      <w:proofErr w:type="gramEnd"/>
      <w:r w:rsidR="00A44BB9">
        <w:rPr>
          <w:rFonts w:ascii="Arial" w:hAnsi="Arial" w:cs="Arial"/>
          <w:sz w:val="22"/>
          <w:szCs w:val="22"/>
        </w:rPr>
        <w:t xml:space="preserve"> </w:t>
      </w:r>
      <w:r w:rsidR="00B07A4E">
        <w:rPr>
          <w:rFonts w:ascii="Arial" w:hAnsi="Arial" w:cs="Arial"/>
          <w:sz w:val="22"/>
          <w:szCs w:val="22"/>
        </w:rPr>
        <w:t>na região fronta</w:t>
      </w:r>
      <w:r w:rsidR="00A44BB9">
        <w:rPr>
          <w:rFonts w:ascii="Arial" w:hAnsi="Arial" w:cs="Arial"/>
          <w:sz w:val="22"/>
          <w:szCs w:val="22"/>
        </w:rPr>
        <w:t xml:space="preserve">l e </w:t>
      </w:r>
      <w:proofErr w:type="spellStart"/>
      <w:r w:rsidR="00A44BB9">
        <w:rPr>
          <w:rFonts w:ascii="Arial" w:hAnsi="Arial" w:cs="Arial"/>
          <w:sz w:val="22"/>
          <w:szCs w:val="22"/>
        </w:rPr>
        <w:t>glabelar</w:t>
      </w:r>
      <w:proofErr w:type="spellEnd"/>
      <w:r w:rsidR="00A44BB9">
        <w:rPr>
          <w:rFonts w:ascii="Arial" w:hAnsi="Arial" w:cs="Arial"/>
          <w:sz w:val="22"/>
          <w:szCs w:val="22"/>
        </w:rPr>
        <w:t>.</w:t>
      </w:r>
      <w:r w:rsidR="00665344">
        <w:rPr>
          <w:rFonts w:ascii="Arial" w:hAnsi="Arial" w:cs="Arial"/>
          <w:sz w:val="22"/>
          <w:szCs w:val="22"/>
        </w:rPr>
        <w:t xml:space="preserve"> (1</w:t>
      </w:r>
      <w:r w:rsidR="00EA58F5">
        <w:rPr>
          <w:rFonts w:ascii="Arial" w:hAnsi="Arial" w:cs="Arial"/>
          <w:sz w:val="22"/>
          <w:szCs w:val="22"/>
        </w:rPr>
        <w:t>,2</w:t>
      </w:r>
      <w:r w:rsidR="00665344">
        <w:rPr>
          <w:rFonts w:ascii="Arial" w:hAnsi="Arial" w:cs="Arial"/>
          <w:sz w:val="22"/>
          <w:szCs w:val="22"/>
        </w:rPr>
        <w:t>).</w:t>
      </w:r>
    </w:p>
    <w:p w14:paraId="7ADA60C9" w14:textId="381D6A4E" w:rsidR="008F5A0D" w:rsidRDefault="008F5A0D" w:rsidP="00F11A53">
      <w:pPr>
        <w:spacing w:line="360" w:lineRule="auto"/>
        <w:jc w:val="both"/>
        <w:rPr>
          <w:rStyle w:val="hgkelc"/>
          <w:rFonts w:ascii="Arial" w:hAnsi="Arial" w:cs="Arial"/>
        </w:rPr>
      </w:pPr>
      <w:r w:rsidRPr="008547E6">
        <w:rPr>
          <w:rStyle w:val="hgkelc"/>
          <w:rFonts w:ascii="Arial" w:hAnsi="Arial" w:cs="Arial"/>
        </w:rPr>
        <w:t xml:space="preserve">As rugas dinâmicas são também chamadas de linhas de expressão e se </w:t>
      </w:r>
      <w:r w:rsidR="00D036C8" w:rsidRPr="008547E6">
        <w:rPr>
          <w:rStyle w:val="hgkelc"/>
          <w:rFonts w:ascii="Arial" w:hAnsi="Arial" w:cs="Arial"/>
        </w:rPr>
        <w:t>formam somente</w:t>
      </w:r>
      <w:r w:rsidRPr="008547E6">
        <w:rPr>
          <w:rStyle w:val="hgkelc"/>
          <w:rFonts w:ascii="Arial" w:hAnsi="Arial" w:cs="Arial"/>
        </w:rPr>
        <w:t xml:space="preserve"> quando fazemos expressões (por ação da contração muscular) com o rosto. As rugas estáticas, são aquelas que não dependem do movimento, e são visíveis mesmo quando estamos com a face em repouso.</w:t>
      </w:r>
      <w:r w:rsidR="00472F83">
        <w:rPr>
          <w:rStyle w:val="hgkelc"/>
          <w:rFonts w:ascii="Arial" w:hAnsi="Arial" w:cs="Arial"/>
        </w:rPr>
        <w:t xml:space="preserve"> (</w:t>
      </w:r>
      <w:r w:rsidR="00EA58F5">
        <w:rPr>
          <w:rStyle w:val="hgkelc"/>
          <w:rFonts w:ascii="Arial" w:hAnsi="Arial" w:cs="Arial"/>
        </w:rPr>
        <w:t>3</w:t>
      </w:r>
      <w:r w:rsidR="00912F8A">
        <w:rPr>
          <w:rStyle w:val="hgkelc"/>
          <w:rFonts w:ascii="Arial" w:hAnsi="Arial" w:cs="Arial"/>
        </w:rPr>
        <w:t>,4</w:t>
      </w:r>
      <w:r w:rsidR="00472F83">
        <w:rPr>
          <w:rStyle w:val="hgkelc"/>
          <w:rFonts w:ascii="Arial" w:hAnsi="Arial" w:cs="Arial"/>
        </w:rPr>
        <w:t>).</w:t>
      </w:r>
    </w:p>
    <w:p w14:paraId="5B83FA1E" w14:textId="77777777" w:rsidR="005E15D7" w:rsidRDefault="005E15D7" w:rsidP="00F11A53">
      <w:pPr>
        <w:spacing w:line="360" w:lineRule="auto"/>
        <w:jc w:val="both"/>
        <w:rPr>
          <w:rStyle w:val="hgkelc"/>
          <w:rFonts w:ascii="Arial" w:hAnsi="Arial" w:cs="Arial"/>
        </w:rPr>
      </w:pPr>
    </w:p>
    <w:p w14:paraId="30D6C58F" w14:textId="08D14FCC" w:rsidR="00FB1EDD" w:rsidRDefault="00FB1EDD" w:rsidP="00F11A5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40E9FA9" wp14:editId="1B3985DE">
            <wp:extent cx="2333625" cy="2239473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91" t="3552" r="19818" b="5464"/>
                    <a:stretch/>
                  </pic:blipFill>
                  <pic:spPr bwMode="auto">
                    <a:xfrm>
                      <a:off x="0" y="0"/>
                      <a:ext cx="2352684" cy="2257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           </w:t>
      </w:r>
      <w:r>
        <w:rPr>
          <w:rFonts w:ascii="Arial" w:hAnsi="Arial" w:cs="Arial"/>
          <w:noProof/>
        </w:rPr>
        <w:drawing>
          <wp:inline distT="0" distB="0" distL="0" distR="0" wp14:anchorId="6854C6C6" wp14:editId="143CA4D3">
            <wp:extent cx="1943100" cy="2242038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174"/>
                    <a:stretch/>
                  </pic:blipFill>
                  <pic:spPr bwMode="auto">
                    <a:xfrm>
                      <a:off x="0" y="0"/>
                      <a:ext cx="1943904" cy="2242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87C1AB" w14:textId="77777777" w:rsidR="005E15D7" w:rsidRDefault="005E15D7" w:rsidP="005E15D7">
      <w:proofErr w:type="spellStart"/>
      <w:r>
        <w:t>Fig</w:t>
      </w:r>
      <w:proofErr w:type="spellEnd"/>
      <w:r>
        <w:t xml:space="preserve"> </w:t>
      </w:r>
      <w:proofErr w:type="gramStart"/>
      <w:r>
        <w:t>1 :</w:t>
      </w:r>
      <w:proofErr w:type="gramEnd"/>
      <w:r>
        <w:t xml:space="preserve"> (E) rugas do tipo “bigode chinês”, “código de barras” e (D) “pés de galinha”</w:t>
      </w:r>
    </w:p>
    <w:p w14:paraId="60EEF6C9" w14:textId="6906F9D4" w:rsidR="005E15D7" w:rsidRPr="009D2571" w:rsidRDefault="006A0583" w:rsidP="00F11A53">
      <w:pPr>
        <w:spacing w:line="360" w:lineRule="auto"/>
        <w:jc w:val="both"/>
        <w:rPr>
          <w:rFonts w:ascii="Arial" w:hAnsi="Arial" w:cs="Arial"/>
          <w:color w:val="FF0000"/>
        </w:rPr>
      </w:pPr>
      <w:r w:rsidRPr="009D2571">
        <w:rPr>
          <w:rFonts w:ascii="Arial" w:hAnsi="Arial" w:cs="Arial"/>
          <w:color w:val="FF0000"/>
        </w:rPr>
        <w:t>[AS IMAGENS ACIMA DEVEM SER SUBSTITUIDAS]</w:t>
      </w:r>
    </w:p>
    <w:p w14:paraId="11667820" w14:textId="2DCD2AA6" w:rsidR="00D036C8" w:rsidRDefault="008163AB" w:rsidP="00F11A53">
      <w:pPr>
        <w:pStyle w:val="xmsonormal"/>
        <w:spacing w:line="360" w:lineRule="auto"/>
        <w:jc w:val="both"/>
        <w:rPr>
          <w:rFonts w:ascii="Arial" w:hAnsi="Arial" w:cs="Arial"/>
          <w:sz w:val="22"/>
          <w:szCs w:val="22"/>
        </w:rPr>
      </w:pPr>
      <w:r w:rsidRPr="00AD5E31">
        <w:rPr>
          <w:rFonts w:ascii="Arial" w:hAnsi="Arial" w:cs="Arial"/>
          <w:sz w:val="22"/>
          <w:szCs w:val="22"/>
        </w:rPr>
        <w:t>B</w:t>
      </w:r>
      <w:r w:rsidR="00CD702C" w:rsidRPr="00AD5E31">
        <w:rPr>
          <w:rFonts w:ascii="Arial" w:hAnsi="Arial" w:cs="Arial"/>
          <w:sz w:val="22"/>
          <w:szCs w:val="22"/>
        </w:rPr>
        <w:t>ELOTERO</w:t>
      </w:r>
      <w:r w:rsidR="00F22FF1" w:rsidRPr="00AD5E31">
        <w:rPr>
          <w:rFonts w:ascii="Arial" w:hAnsi="Arial" w:cs="Arial"/>
          <w:sz w:val="22"/>
          <w:szCs w:val="22"/>
          <w:vertAlign w:val="superscript"/>
        </w:rPr>
        <w:t>®</w:t>
      </w:r>
      <w:r w:rsidRPr="00AD5E31">
        <w:rPr>
          <w:rFonts w:ascii="Arial" w:hAnsi="Arial" w:cs="Arial"/>
          <w:sz w:val="22"/>
          <w:szCs w:val="22"/>
        </w:rPr>
        <w:t xml:space="preserve"> é </w:t>
      </w:r>
      <w:r w:rsidR="00A07F87" w:rsidRPr="00AD5E31">
        <w:rPr>
          <w:rFonts w:ascii="Arial" w:hAnsi="Arial" w:cs="Arial"/>
          <w:sz w:val="22"/>
          <w:szCs w:val="22"/>
        </w:rPr>
        <w:t xml:space="preserve">um </w:t>
      </w:r>
      <w:r w:rsidR="003C4174" w:rsidRPr="00AD5E31">
        <w:rPr>
          <w:rStyle w:val="jlqj4b"/>
          <w:rFonts w:ascii="Arial" w:hAnsi="Arial" w:cs="Arial"/>
          <w:sz w:val="22"/>
          <w:szCs w:val="22"/>
          <w:lang w:val="pt-PT"/>
        </w:rPr>
        <w:t>gel reticulado monofásico não animal, que</w:t>
      </w:r>
      <w:r w:rsidR="00A07F87" w:rsidRPr="00AD5E31">
        <w:rPr>
          <w:rFonts w:ascii="Arial" w:hAnsi="Arial" w:cs="Arial"/>
          <w:sz w:val="22"/>
          <w:szCs w:val="22"/>
        </w:rPr>
        <w:t xml:space="preserve"> co</w:t>
      </w:r>
      <w:r w:rsidR="00752790" w:rsidRPr="00AD5E31">
        <w:rPr>
          <w:rFonts w:ascii="Arial" w:hAnsi="Arial" w:cs="Arial"/>
          <w:sz w:val="22"/>
          <w:szCs w:val="22"/>
        </w:rPr>
        <w:t>n</w:t>
      </w:r>
      <w:r w:rsidR="00A07F87" w:rsidRPr="00AD5E31">
        <w:rPr>
          <w:rFonts w:ascii="Arial" w:hAnsi="Arial" w:cs="Arial"/>
          <w:sz w:val="22"/>
          <w:szCs w:val="22"/>
        </w:rPr>
        <w:t>tém o ácido hialurônico</w:t>
      </w:r>
      <w:r w:rsidR="00CD702C" w:rsidRPr="00AD5E31">
        <w:rPr>
          <w:rFonts w:ascii="Arial" w:hAnsi="Arial" w:cs="Arial"/>
          <w:sz w:val="22"/>
          <w:szCs w:val="22"/>
        </w:rPr>
        <w:t xml:space="preserve"> (gel de hialuronato de sódio</w:t>
      </w:r>
      <w:r w:rsidR="003C4174" w:rsidRPr="00AD5E31">
        <w:rPr>
          <w:rFonts w:ascii="Arial" w:hAnsi="Arial" w:cs="Arial"/>
          <w:sz w:val="22"/>
          <w:szCs w:val="22"/>
        </w:rPr>
        <w:t>).</w:t>
      </w:r>
      <w:r w:rsidR="00EE16DF" w:rsidRPr="00AD5E31">
        <w:rPr>
          <w:rFonts w:ascii="Arial" w:hAnsi="Arial" w:cs="Arial"/>
          <w:sz w:val="22"/>
          <w:szCs w:val="22"/>
        </w:rPr>
        <w:t xml:space="preserve"> </w:t>
      </w:r>
      <w:r w:rsidR="003C4174" w:rsidRPr="00AD5E31">
        <w:rPr>
          <w:rFonts w:ascii="Arial" w:hAnsi="Arial" w:cs="Arial"/>
          <w:sz w:val="22"/>
          <w:szCs w:val="22"/>
        </w:rPr>
        <w:t xml:space="preserve">Essa substância é </w:t>
      </w:r>
      <w:r w:rsidR="00EE16DF" w:rsidRPr="00AD5E31">
        <w:rPr>
          <w:rFonts w:ascii="Arial" w:hAnsi="Arial" w:cs="Arial"/>
          <w:sz w:val="22"/>
          <w:szCs w:val="22"/>
        </w:rPr>
        <w:t>utilizad</w:t>
      </w:r>
      <w:r w:rsidR="003C4174" w:rsidRPr="00AD5E31">
        <w:rPr>
          <w:rFonts w:ascii="Arial" w:hAnsi="Arial" w:cs="Arial"/>
          <w:sz w:val="22"/>
          <w:szCs w:val="22"/>
        </w:rPr>
        <w:t>a</w:t>
      </w:r>
      <w:r w:rsidR="00CD702C" w:rsidRPr="00AD5E31">
        <w:rPr>
          <w:rFonts w:ascii="Arial" w:hAnsi="Arial" w:cs="Arial"/>
          <w:sz w:val="22"/>
          <w:szCs w:val="22"/>
        </w:rPr>
        <w:t xml:space="preserve"> no</w:t>
      </w:r>
      <w:r w:rsidR="00A07F87" w:rsidRPr="00AD5E31">
        <w:rPr>
          <w:rFonts w:ascii="Arial" w:hAnsi="Arial" w:cs="Arial"/>
          <w:sz w:val="22"/>
          <w:szCs w:val="22"/>
        </w:rPr>
        <w:t xml:space="preserve"> preenchimento </w:t>
      </w:r>
      <w:del w:id="0" w:author="Figueredo, Vinicius" w:date="2020-12-15T11:16:00Z">
        <w:r w:rsidR="00A07F87" w:rsidRPr="00AD5E31" w:rsidDel="00035B1C">
          <w:rPr>
            <w:rFonts w:ascii="Arial" w:hAnsi="Arial" w:cs="Arial"/>
            <w:sz w:val="22"/>
            <w:szCs w:val="22"/>
          </w:rPr>
          <w:delText>intradérmico</w:delText>
        </w:r>
      </w:del>
      <w:ins w:id="1" w:author="Figueredo, Vinicius" w:date="2020-12-15T11:16:00Z">
        <w:r w:rsidR="00035B1C">
          <w:rPr>
            <w:rFonts w:ascii="Arial" w:hAnsi="Arial" w:cs="Arial"/>
            <w:sz w:val="22"/>
            <w:szCs w:val="22"/>
          </w:rPr>
          <w:t xml:space="preserve"> </w:t>
        </w:r>
      </w:ins>
      <w:ins w:id="2" w:author="Figueredo, Vinicius" w:date="2020-12-15T11:17:00Z">
        <w:r w:rsidR="00035B1C">
          <w:rPr>
            <w:rFonts w:ascii="Arial" w:hAnsi="Arial" w:cs="Arial"/>
            <w:sz w:val="22"/>
            <w:szCs w:val="22"/>
          </w:rPr>
          <w:t>da face</w:t>
        </w:r>
      </w:ins>
      <w:r w:rsidR="00EE16DF" w:rsidRPr="00AD5E31">
        <w:rPr>
          <w:rFonts w:ascii="Arial" w:hAnsi="Arial" w:cs="Arial"/>
          <w:sz w:val="22"/>
          <w:szCs w:val="22"/>
        </w:rPr>
        <w:t>, com o objetivo de</w:t>
      </w:r>
      <w:r w:rsidR="00141C2B" w:rsidRPr="00AD5E31">
        <w:rPr>
          <w:rFonts w:ascii="Arial" w:hAnsi="Arial" w:cs="Arial"/>
          <w:sz w:val="22"/>
          <w:szCs w:val="22"/>
        </w:rPr>
        <w:t xml:space="preserve"> acrescentar volume,</w:t>
      </w:r>
      <w:r w:rsidR="00EE16DF" w:rsidRPr="00AD5E31">
        <w:rPr>
          <w:rFonts w:ascii="Arial" w:hAnsi="Arial" w:cs="Arial"/>
          <w:sz w:val="22"/>
          <w:szCs w:val="22"/>
        </w:rPr>
        <w:t xml:space="preserve"> suaviza</w:t>
      </w:r>
      <w:r w:rsidR="00141C2B" w:rsidRPr="00AD5E31">
        <w:rPr>
          <w:rFonts w:ascii="Arial" w:hAnsi="Arial" w:cs="Arial"/>
          <w:sz w:val="22"/>
          <w:szCs w:val="22"/>
        </w:rPr>
        <w:t>ndo</w:t>
      </w:r>
      <w:r w:rsidR="00EE16DF" w:rsidRPr="00AD5E31">
        <w:rPr>
          <w:rFonts w:ascii="Arial" w:hAnsi="Arial" w:cs="Arial"/>
          <w:sz w:val="22"/>
          <w:szCs w:val="22"/>
        </w:rPr>
        <w:t xml:space="preserve"> as rugas e hidrata</w:t>
      </w:r>
      <w:r w:rsidR="00141C2B" w:rsidRPr="00AD5E31">
        <w:rPr>
          <w:rFonts w:ascii="Arial" w:hAnsi="Arial" w:cs="Arial"/>
          <w:sz w:val="22"/>
          <w:szCs w:val="22"/>
        </w:rPr>
        <w:t>ndo</w:t>
      </w:r>
      <w:r w:rsidR="00EE16DF" w:rsidRPr="00AD5E31">
        <w:rPr>
          <w:rFonts w:ascii="Arial" w:hAnsi="Arial" w:cs="Arial"/>
          <w:sz w:val="22"/>
          <w:szCs w:val="22"/>
        </w:rPr>
        <w:t xml:space="preserve"> profundamente a pele</w:t>
      </w:r>
      <w:r w:rsidR="00BF322C" w:rsidRPr="00AD5E31">
        <w:rPr>
          <w:rFonts w:ascii="Arial" w:hAnsi="Arial" w:cs="Arial"/>
          <w:sz w:val="22"/>
          <w:szCs w:val="22"/>
        </w:rPr>
        <w:t>.</w:t>
      </w:r>
      <w:r w:rsidR="00B66459" w:rsidRPr="00AD5E31">
        <w:rPr>
          <w:rFonts w:ascii="Arial" w:hAnsi="Arial" w:cs="Arial"/>
          <w:sz w:val="22"/>
          <w:szCs w:val="22"/>
        </w:rPr>
        <w:t xml:space="preserve"> (5)</w:t>
      </w:r>
      <w:r w:rsidR="00CD702C" w:rsidRPr="00AD5E31">
        <w:rPr>
          <w:rFonts w:ascii="Arial" w:hAnsi="Arial" w:cs="Arial"/>
          <w:sz w:val="22"/>
          <w:szCs w:val="22"/>
        </w:rPr>
        <w:t xml:space="preserve"> </w:t>
      </w:r>
    </w:p>
    <w:p w14:paraId="145ADDC9" w14:textId="7954950E" w:rsidR="00D036C8" w:rsidRPr="00AD5E31" w:rsidRDefault="00CD702C" w:rsidP="00920304">
      <w:pPr>
        <w:pStyle w:val="xmsonormal"/>
        <w:spacing w:line="360" w:lineRule="auto"/>
        <w:jc w:val="both"/>
        <w:rPr>
          <w:rFonts w:ascii="Arial" w:hAnsi="Arial" w:cs="Arial"/>
          <w:sz w:val="22"/>
          <w:szCs w:val="22"/>
        </w:rPr>
      </w:pPr>
      <w:r w:rsidRPr="00AD5E31">
        <w:rPr>
          <w:rFonts w:ascii="Arial" w:hAnsi="Arial" w:cs="Arial"/>
          <w:sz w:val="22"/>
          <w:szCs w:val="22"/>
        </w:rPr>
        <w:lastRenderedPageBreak/>
        <w:t>Pode ser utilizado em todos os tipos de pele, e apresenta como características</w:t>
      </w:r>
      <w:r w:rsidR="00F817D1" w:rsidRPr="00AD5E31">
        <w:rPr>
          <w:rFonts w:ascii="Arial" w:hAnsi="Arial" w:cs="Arial"/>
          <w:sz w:val="22"/>
          <w:szCs w:val="22"/>
        </w:rPr>
        <w:t>:</w:t>
      </w:r>
      <w:r w:rsidRPr="00AD5E31">
        <w:rPr>
          <w:rFonts w:ascii="Arial" w:hAnsi="Arial" w:cs="Arial"/>
          <w:sz w:val="22"/>
          <w:szCs w:val="22"/>
        </w:rPr>
        <w:t xml:space="preserve"> ser </w:t>
      </w:r>
      <w:proofErr w:type="spellStart"/>
      <w:r w:rsidRPr="00AD5E31">
        <w:rPr>
          <w:rFonts w:ascii="Arial" w:hAnsi="Arial" w:cs="Arial"/>
          <w:sz w:val="22"/>
          <w:szCs w:val="22"/>
        </w:rPr>
        <w:t>apirogênico</w:t>
      </w:r>
      <w:proofErr w:type="spellEnd"/>
      <w:r w:rsidR="00472F83" w:rsidRPr="00AD5E31">
        <w:rPr>
          <w:rFonts w:ascii="Arial" w:hAnsi="Arial" w:cs="Arial"/>
          <w:sz w:val="22"/>
          <w:szCs w:val="22"/>
        </w:rPr>
        <w:t xml:space="preserve"> (</w:t>
      </w:r>
      <w:r w:rsidR="00D036C8" w:rsidRPr="00AD5E31">
        <w:rPr>
          <w:rFonts w:ascii="Arial" w:hAnsi="Arial" w:cs="Arial"/>
          <w:sz w:val="22"/>
          <w:szCs w:val="22"/>
        </w:rPr>
        <w:t>livre da presença de vestígios de microrganismos como vírus</w:t>
      </w:r>
      <w:r w:rsidRPr="00AD5E31">
        <w:rPr>
          <w:rFonts w:ascii="Arial" w:hAnsi="Arial" w:cs="Arial"/>
          <w:sz w:val="22"/>
          <w:szCs w:val="22"/>
        </w:rPr>
        <w:t>,</w:t>
      </w:r>
      <w:r w:rsidR="00D036C8" w:rsidRPr="00AD5E31">
        <w:rPr>
          <w:rFonts w:ascii="Arial" w:hAnsi="Arial" w:cs="Arial"/>
          <w:sz w:val="22"/>
          <w:szCs w:val="22"/>
        </w:rPr>
        <w:t xml:space="preserve"> fungos e bactérias, o que remete a pureza do material</w:t>
      </w:r>
      <w:r w:rsidR="00472F83" w:rsidRPr="00AD5E31">
        <w:rPr>
          <w:rFonts w:ascii="Arial" w:hAnsi="Arial" w:cs="Arial"/>
          <w:sz w:val="22"/>
          <w:szCs w:val="22"/>
        </w:rPr>
        <w:t>)</w:t>
      </w:r>
      <w:r w:rsidR="00F817D1" w:rsidRPr="00AD5E31">
        <w:rPr>
          <w:rFonts w:ascii="Arial" w:hAnsi="Arial" w:cs="Arial"/>
          <w:sz w:val="22"/>
          <w:szCs w:val="22"/>
        </w:rPr>
        <w:t>;</w:t>
      </w:r>
      <w:r w:rsidRPr="00AD5E31">
        <w:rPr>
          <w:rFonts w:ascii="Arial" w:hAnsi="Arial" w:cs="Arial"/>
          <w:sz w:val="22"/>
          <w:szCs w:val="22"/>
        </w:rPr>
        <w:t xml:space="preserve"> </w:t>
      </w:r>
      <w:r w:rsidR="00120ED7" w:rsidRPr="00AD5E31">
        <w:rPr>
          <w:rFonts w:ascii="Arial" w:hAnsi="Arial" w:cs="Arial"/>
          <w:sz w:val="22"/>
          <w:szCs w:val="22"/>
        </w:rPr>
        <w:t>reticulado</w:t>
      </w:r>
      <w:r w:rsidR="00A801C6" w:rsidRPr="00AD5E31">
        <w:rPr>
          <w:rFonts w:ascii="Arial" w:hAnsi="Arial" w:cs="Arial"/>
          <w:sz w:val="22"/>
          <w:szCs w:val="22"/>
        </w:rPr>
        <w:t xml:space="preserve"> (</w:t>
      </w:r>
      <w:r w:rsidR="00F817D1" w:rsidRPr="00AD5E31">
        <w:rPr>
          <w:rFonts w:ascii="Arial" w:hAnsi="Arial" w:cs="Arial"/>
          <w:sz w:val="22"/>
          <w:szCs w:val="22"/>
        </w:rPr>
        <w:t>processo que conecta as cadeias lineares d</w:t>
      </w:r>
      <w:r w:rsidR="00920304" w:rsidRPr="00AD5E31">
        <w:rPr>
          <w:rFonts w:ascii="Arial" w:hAnsi="Arial" w:cs="Arial"/>
          <w:sz w:val="22"/>
          <w:szCs w:val="22"/>
        </w:rPr>
        <w:t>o</w:t>
      </w:r>
      <w:r w:rsidR="00F817D1" w:rsidRPr="00AD5E31">
        <w:rPr>
          <w:rFonts w:ascii="Arial" w:hAnsi="Arial" w:cs="Arial"/>
          <w:sz w:val="22"/>
          <w:szCs w:val="22"/>
        </w:rPr>
        <w:t xml:space="preserve"> ácido hialurônico, transformando-as em uma rede tridimensional</w:t>
      </w:r>
      <w:r w:rsidR="00A801C6" w:rsidRPr="00AD5E31">
        <w:rPr>
          <w:rFonts w:ascii="Arial" w:hAnsi="Arial" w:cs="Arial"/>
          <w:sz w:val="22"/>
          <w:szCs w:val="22"/>
        </w:rPr>
        <w:t xml:space="preserve"> confer</w:t>
      </w:r>
      <w:r w:rsidR="00F817D1" w:rsidRPr="00AD5E31">
        <w:rPr>
          <w:rFonts w:ascii="Arial" w:hAnsi="Arial" w:cs="Arial"/>
          <w:sz w:val="22"/>
          <w:szCs w:val="22"/>
        </w:rPr>
        <w:t>indo</w:t>
      </w:r>
      <w:r w:rsidR="00A801C6" w:rsidRPr="00AD5E31">
        <w:rPr>
          <w:rFonts w:ascii="Arial" w:hAnsi="Arial" w:cs="Arial"/>
          <w:sz w:val="22"/>
          <w:szCs w:val="22"/>
        </w:rPr>
        <w:t xml:space="preserve"> resistência e estabilidade ao produto)</w:t>
      </w:r>
      <w:r w:rsidR="00F817D1" w:rsidRPr="00AD5E31">
        <w:rPr>
          <w:rFonts w:ascii="Arial" w:hAnsi="Arial" w:cs="Arial"/>
          <w:sz w:val="22"/>
          <w:szCs w:val="22"/>
        </w:rPr>
        <w:t>;</w:t>
      </w:r>
      <w:r w:rsidR="00A801C6" w:rsidRPr="00AD5E31">
        <w:rPr>
          <w:rFonts w:ascii="Arial" w:hAnsi="Arial" w:cs="Arial"/>
          <w:sz w:val="22"/>
          <w:szCs w:val="22"/>
        </w:rPr>
        <w:t xml:space="preserve"> </w:t>
      </w:r>
      <w:r w:rsidRPr="00AD5E31">
        <w:rPr>
          <w:rFonts w:ascii="Arial" w:hAnsi="Arial" w:cs="Arial"/>
          <w:sz w:val="22"/>
          <w:szCs w:val="22"/>
        </w:rPr>
        <w:t>esterilizado</w:t>
      </w:r>
      <w:r w:rsidR="00F817D1" w:rsidRPr="00AD5E31">
        <w:rPr>
          <w:rFonts w:ascii="Arial" w:hAnsi="Arial" w:cs="Arial"/>
          <w:sz w:val="22"/>
          <w:szCs w:val="22"/>
        </w:rPr>
        <w:t>;</w:t>
      </w:r>
      <w:r w:rsidRPr="00AD5E31">
        <w:rPr>
          <w:rFonts w:ascii="Arial" w:hAnsi="Arial" w:cs="Arial"/>
          <w:sz w:val="22"/>
          <w:szCs w:val="22"/>
        </w:rPr>
        <w:t xml:space="preserve"> viscoelástico</w:t>
      </w:r>
      <w:r w:rsidR="00920304" w:rsidRPr="00AD5E31">
        <w:rPr>
          <w:rFonts w:ascii="Arial" w:hAnsi="Arial" w:cs="Arial"/>
          <w:sz w:val="22"/>
          <w:szCs w:val="22"/>
        </w:rPr>
        <w:t xml:space="preserve"> (capacidade do gel dissipar energia quando uma força de cisalhamento é aplicada, evitando deformação)</w:t>
      </w:r>
      <w:r w:rsidR="00F817D1" w:rsidRPr="00AD5E31">
        <w:rPr>
          <w:rFonts w:ascii="Arial" w:hAnsi="Arial" w:cs="Arial"/>
          <w:sz w:val="22"/>
          <w:szCs w:val="22"/>
        </w:rPr>
        <w:t>;</w:t>
      </w:r>
      <w:r w:rsidRPr="00AD5E31">
        <w:rPr>
          <w:rFonts w:ascii="Arial" w:hAnsi="Arial" w:cs="Arial"/>
          <w:sz w:val="22"/>
          <w:szCs w:val="22"/>
        </w:rPr>
        <w:t xml:space="preserve"> incolor e transparente</w:t>
      </w:r>
      <w:r w:rsidR="00F817D1" w:rsidRPr="00AD5E31">
        <w:rPr>
          <w:rFonts w:ascii="Arial" w:hAnsi="Arial" w:cs="Arial"/>
          <w:sz w:val="22"/>
          <w:szCs w:val="22"/>
        </w:rPr>
        <w:t>;</w:t>
      </w:r>
      <w:r w:rsidRPr="00AD5E31">
        <w:rPr>
          <w:rFonts w:ascii="Arial" w:hAnsi="Arial" w:cs="Arial"/>
          <w:sz w:val="22"/>
          <w:szCs w:val="22"/>
        </w:rPr>
        <w:t xml:space="preserve"> de origem não animal</w:t>
      </w:r>
      <w:r w:rsidR="00B66459" w:rsidRPr="00AD5E31">
        <w:rPr>
          <w:rFonts w:ascii="Arial" w:hAnsi="Arial" w:cs="Arial"/>
          <w:sz w:val="22"/>
          <w:szCs w:val="22"/>
        </w:rPr>
        <w:t xml:space="preserve">, e </w:t>
      </w:r>
      <w:r w:rsidRPr="00AD5E31">
        <w:rPr>
          <w:rFonts w:ascii="Arial" w:hAnsi="Arial" w:cs="Arial"/>
          <w:sz w:val="22"/>
          <w:szCs w:val="22"/>
        </w:rPr>
        <w:t>em tampão fosfato fisiológico</w:t>
      </w:r>
      <w:r w:rsidR="00920304" w:rsidRPr="00AD5E31">
        <w:rPr>
          <w:rFonts w:ascii="Arial" w:hAnsi="Arial" w:cs="Arial"/>
          <w:sz w:val="22"/>
          <w:szCs w:val="22"/>
        </w:rPr>
        <w:t xml:space="preserve"> ( para evitar alterações do pH no local da injeção)</w:t>
      </w:r>
      <w:r w:rsidRPr="00AD5E31">
        <w:rPr>
          <w:rFonts w:ascii="Arial" w:hAnsi="Arial" w:cs="Arial"/>
          <w:sz w:val="22"/>
          <w:szCs w:val="22"/>
        </w:rPr>
        <w:t>.</w:t>
      </w:r>
      <w:r w:rsidR="00141C2B" w:rsidRPr="00AD5E31">
        <w:rPr>
          <w:rFonts w:ascii="Arial" w:hAnsi="Arial" w:cs="Arial"/>
          <w:sz w:val="22"/>
          <w:szCs w:val="22"/>
        </w:rPr>
        <w:t xml:space="preserve"> </w:t>
      </w:r>
    </w:p>
    <w:p w14:paraId="26BFF3D6" w14:textId="32E9FEFE" w:rsidR="00BF322C" w:rsidRPr="006A555F" w:rsidRDefault="00D036C8" w:rsidP="00F11A53">
      <w:pPr>
        <w:pStyle w:val="xmsonormal"/>
        <w:spacing w:line="360" w:lineRule="auto"/>
        <w:jc w:val="both"/>
        <w:rPr>
          <w:rFonts w:ascii="Arial" w:hAnsi="Arial" w:cs="Arial"/>
          <w:sz w:val="22"/>
          <w:szCs w:val="22"/>
          <w:vertAlign w:val="subscript"/>
        </w:rPr>
      </w:pPr>
      <w:r w:rsidRPr="008547E6">
        <w:rPr>
          <w:rFonts w:ascii="Arial" w:hAnsi="Arial" w:cs="Arial"/>
          <w:sz w:val="22"/>
          <w:szCs w:val="22"/>
        </w:rPr>
        <w:t>BELOTERO</w:t>
      </w:r>
      <w:r w:rsidRPr="00746E1B">
        <w:rPr>
          <w:rFonts w:ascii="Arial" w:hAnsi="Arial" w:cs="Arial"/>
          <w:sz w:val="22"/>
          <w:szCs w:val="22"/>
          <w:vertAlign w:val="superscript"/>
        </w:rPr>
        <w:t>®</w:t>
      </w:r>
      <w:r w:rsidRPr="008547E6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utiliza</w:t>
      </w:r>
      <w:r w:rsidR="00141C2B">
        <w:rPr>
          <w:rFonts w:ascii="Arial" w:hAnsi="Arial" w:cs="Arial"/>
          <w:sz w:val="22"/>
          <w:szCs w:val="22"/>
        </w:rPr>
        <w:t xml:space="preserve"> a tecnologia CPM (</w:t>
      </w:r>
      <w:proofErr w:type="spellStart"/>
      <w:r w:rsidR="00141C2B">
        <w:rPr>
          <w:rFonts w:ascii="Arial" w:hAnsi="Arial" w:cs="Arial"/>
          <w:sz w:val="22"/>
          <w:szCs w:val="22"/>
        </w:rPr>
        <w:t>Cohesive</w:t>
      </w:r>
      <w:proofErr w:type="spellEnd"/>
      <w:r w:rsidR="00141C2B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141C2B">
        <w:rPr>
          <w:rFonts w:ascii="Arial" w:hAnsi="Arial" w:cs="Arial"/>
          <w:sz w:val="22"/>
          <w:szCs w:val="22"/>
        </w:rPr>
        <w:t>Polydensified</w:t>
      </w:r>
      <w:proofErr w:type="spellEnd"/>
      <w:r w:rsidR="00141C2B">
        <w:rPr>
          <w:rFonts w:ascii="Arial" w:hAnsi="Arial" w:cs="Arial"/>
          <w:sz w:val="22"/>
          <w:szCs w:val="22"/>
        </w:rPr>
        <w:t xml:space="preserve"> Matrix</w:t>
      </w:r>
      <w:r w:rsidR="00F82A2C">
        <w:rPr>
          <w:rFonts w:ascii="Arial" w:hAnsi="Arial" w:cs="Arial"/>
          <w:sz w:val="22"/>
          <w:szCs w:val="22"/>
        </w:rPr>
        <w:t>)</w:t>
      </w:r>
      <w:r w:rsidR="009D2571">
        <w:rPr>
          <w:rFonts w:ascii="Arial" w:hAnsi="Arial" w:cs="Arial"/>
          <w:sz w:val="22"/>
          <w:szCs w:val="22"/>
        </w:rPr>
        <w:t xml:space="preserve"> </w:t>
      </w:r>
      <w:r w:rsidR="00141C2B">
        <w:rPr>
          <w:rFonts w:ascii="Arial" w:hAnsi="Arial" w:cs="Arial"/>
          <w:sz w:val="22"/>
          <w:szCs w:val="22"/>
        </w:rPr>
        <w:t xml:space="preserve">e tem o diferencial de vir associado ao </w:t>
      </w:r>
      <w:r w:rsidR="008547E6" w:rsidRPr="008547E6">
        <w:rPr>
          <w:rFonts w:ascii="Arial" w:hAnsi="Arial" w:cs="Arial"/>
          <w:sz w:val="22"/>
          <w:szCs w:val="22"/>
        </w:rPr>
        <w:t>cloridrato de</w:t>
      </w:r>
      <w:r w:rsidR="008F5A0D" w:rsidRPr="008547E6">
        <w:rPr>
          <w:rFonts w:ascii="Arial" w:hAnsi="Arial" w:cs="Arial"/>
          <w:sz w:val="22"/>
          <w:szCs w:val="22"/>
        </w:rPr>
        <w:t xml:space="preserve"> lidocaína</w:t>
      </w:r>
      <w:r w:rsidR="00CD702C" w:rsidRPr="008547E6">
        <w:rPr>
          <w:rFonts w:ascii="Arial" w:hAnsi="Arial" w:cs="Arial"/>
          <w:sz w:val="22"/>
          <w:szCs w:val="22"/>
        </w:rPr>
        <w:t xml:space="preserve"> (0,3%)</w:t>
      </w:r>
      <w:r w:rsidR="008F5A0D" w:rsidRPr="008547E6">
        <w:rPr>
          <w:rFonts w:ascii="Arial" w:hAnsi="Arial" w:cs="Arial"/>
          <w:sz w:val="22"/>
          <w:szCs w:val="22"/>
        </w:rPr>
        <w:t>,</w:t>
      </w:r>
      <w:r w:rsidR="00F031B5">
        <w:rPr>
          <w:rFonts w:ascii="Arial" w:hAnsi="Arial" w:cs="Arial"/>
          <w:sz w:val="22"/>
          <w:szCs w:val="22"/>
        </w:rPr>
        <w:t xml:space="preserve"> anestésico local que </w:t>
      </w:r>
      <w:del w:id="3" w:author="Figueredo, Vinicius" w:date="2020-12-15T11:18:00Z">
        <w:r w:rsidR="00F031B5" w:rsidDel="00035B1C">
          <w:rPr>
            <w:rFonts w:ascii="Arial" w:hAnsi="Arial" w:cs="Arial"/>
            <w:sz w:val="22"/>
            <w:szCs w:val="22"/>
          </w:rPr>
          <w:delText xml:space="preserve">aumenta a viscosidade e </w:delText>
        </w:r>
      </w:del>
      <w:r w:rsidR="008F5A0D" w:rsidRPr="008547E6">
        <w:rPr>
          <w:rFonts w:ascii="Arial" w:hAnsi="Arial" w:cs="Arial"/>
          <w:sz w:val="22"/>
          <w:szCs w:val="22"/>
        </w:rPr>
        <w:t>permite sua infiltração com o mínimo de desconforto álgico possível, o que confere uma grande vantagem, principalmente quando áreas mais sensíveis são tratadas</w:t>
      </w:r>
      <w:r w:rsidR="00AD5E31">
        <w:rPr>
          <w:rFonts w:ascii="Arial" w:hAnsi="Arial" w:cs="Arial"/>
          <w:sz w:val="22"/>
          <w:szCs w:val="22"/>
        </w:rPr>
        <w:t>. (</w:t>
      </w:r>
      <w:r w:rsidR="009D2571">
        <w:rPr>
          <w:rFonts w:ascii="Arial" w:hAnsi="Arial" w:cs="Arial"/>
          <w:sz w:val="22"/>
          <w:szCs w:val="22"/>
        </w:rPr>
        <w:t>6-</w:t>
      </w:r>
      <w:r w:rsidR="00AD5E31">
        <w:rPr>
          <w:rFonts w:ascii="Arial" w:hAnsi="Arial" w:cs="Arial"/>
          <w:sz w:val="22"/>
          <w:szCs w:val="22"/>
        </w:rPr>
        <w:t>8).</w:t>
      </w:r>
    </w:p>
    <w:p w14:paraId="6D77A4CC" w14:textId="498D01F6" w:rsidR="008547E6" w:rsidRPr="002A426A" w:rsidRDefault="002A426A" w:rsidP="00F11A53">
      <w:pPr>
        <w:pStyle w:val="xmsonormal"/>
        <w:spacing w:line="360" w:lineRule="auto"/>
        <w:jc w:val="both"/>
        <w:rPr>
          <w:rFonts w:ascii="Arial" w:hAnsi="Arial" w:cs="Arial"/>
          <w:b/>
          <w:bCs/>
          <w:sz w:val="22"/>
          <w:szCs w:val="22"/>
        </w:rPr>
      </w:pPr>
      <w:r w:rsidRPr="002A426A">
        <w:rPr>
          <w:rFonts w:ascii="Arial" w:hAnsi="Arial" w:cs="Arial"/>
          <w:b/>
          <w:bCs/>
          <w:sz w:val="22"/>
          <w:szCs w:val="22"/>
        </w:rPr>
        <w:t>2) QUAL A APRESENTAÇÃO DE BELOTERO</w:t>
      </w:r>
      <w:r w:rsidRPr="002A426A">
        <w:rPr>
          <w:rFonts w:ascii="Arial" w:hAnsi="Arial" w:cs="Arial"/>
          <w:b/>
          <w:bCs/>
          <w:sz w:val="22"/>
          <w:szCs w:val="22"/>
          <w:vertAlign w:val="superscript"/>
        </w:rPr>
        <w:t>®</w:t>
      </w:r>
      <w:r w:rsidRPr="002A426A">
        <w:rPr>
          <w:rFonts w:ascii="Arial" w:hAnsi="Arial" w:cs="Arial"/>
          <w:b/>
          <w:bCs/>
          <w:sz w:val="22"/>
          <w:szCs w:val="22"/>
        </w:rPr>
        <w:t>?</w:t>
      </w:r>
    </w:p>
    <w:p w14:paraId="62CF1686" w14:textId="5292BD18" w:rsidR="002A426A" w:rsidRDefault="008547E6" w:rsidP="00F11A5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</w:t>
      </w:r>
      <w:del w:id="4" w:author="Figueredo, Vinicius" w:date="2020-12-15T11:18:00Z">
        <w:r w:rsidDel="00035B1C">
          <w:rPr>
            <w:rFonts w:ascii="Arial" w:hAnsi="Arial" w:cs="Arial"/>
          </w:rPr>
          <w:delText xml:space="preserve">fármaco </w:delText>
        </w:r>
      </w:del>
      <w:ins w:id="5" w:author="Figueredo, Vinicius" w:date="2020-12-15T11:18:00Z">
        <w:r w:rsidR="00035B1C">
          <w:rPr>
            <w:rFonts w:ascii="Arial" w:hAnsi="Arial" w:cs="Arial"/>
          </w:rPr>
          <w:t>produto</w:t>
        </w:r>
        <w:r w:rsidR="00035B1C">
          <w:rPr>
            <w:rFonts w:ascii="Arial" w:hAnsi="Arial" w:cs="Arial"/>
          </w:rPr>
          <w:t xml:space="preserve"> </w:t>
        </w:r>
      </w:ins>
      <w:r w:rsidR="00F22FF1">
        <w:rPr>
          <w:rFonts w:ascii="Arial" w:hAnsi="Arial" w:cs="Arial"/>
        </w:rPr>
        <w:t>apresenta-se acondicionado</w:t>
      </w:r>
      <w:r>
        <w:rPr>
          <w:rFonts w:ascii="Arial" w:hAnsi="Arial" w:cs="Arial"/>
        </w:rPr>
        <w:t xml:space="preserve"> em </w:t>
      </w:r>
      <w:r w:rsidR="00BE0613" w:rsidRPr="008547E6">
        <w:rPr>
          <w:rFonts w:ascii="Arial" w:hAnsi="Arial" w:cs="Arial"/>
        </w:rPr>
        <w:t xml:space="preserve">seringa de vidro </w:t>
      </w:r>
      <w:proofErr w:type="spellStart"/>
      <w:r w:rsidR="00BE0613" w:rsidRPr="008547E6">
        <w:rPr>
          <w:rFonts w:ascii="Arial" w:hAnsi="Arial" w:cs="Arial"/>
        </w:rPr>
        <w:t>pré</w:t>
      </w:r>
      <w:proofErr w:type="spellEnd"/>
      <w:r w:rsidR="00BE0613" w:rsidRPr="008547E6">
        <w:rPr>
          <w:rFonts w:ascii="Arial" w:hAnsi="Arial" w:cs="Arial"/>
        </w:rPr>
        <w:t xml:space="preserve">-cheia para uso único, esterilizada por calor úmido. </w:t>
      </w:r>
    </w:p>
    <w:p w14:paraId="078008ED" w14:textId="369F091A" w:rsidR="0016653C" w:rsidRDefault="0016653C" w:rsidP="00F11A5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E3C575A" wp14:editId="6EFF46B0">
            <wp:extent cx="3012142" cy="266700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33" b="3125"/>
                    <a:stretch/>
                  </pic:blipFill>
                  <pic:spPr bwMode="auto">
                    <a:xfrm>
                      <a:off x="0" y="0"/>
                      <a:ext cx="3052197" cy="2702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E527E">
        <w:rPr>
          <w:rFonts w:ascii="Arial" w:hAnsi="Arial" w:cs="Arial"/>
        </w:rPr>
        <w:t xml:space="preserve">     </w:t>
      </w:r>
      <w:r w:rsidR="00FE527E">
        <w:rPr>
          <w:rFonts w:ascii="Arial" w:hAnsi="Arial" w:cs="Arial"/>
          <w:noProof/>
        </w:rPr>
        <w:drawing>
          <wp:inline distT="0" distB="0" distL="0" distR="0" wp14:anchorId="629BBDBD" wp14:editId="0E76CD93">
            <wp:extent cx="1609725" cy="2687935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556" t="23217" r="13746" b="21250"/>
                    <a:stretch/>
                  </pic:blipFill>
                  <pic:spPr bwMode="auto">
                    <a:xfrm>
                      <a:off x="0" y="0"/>
                      <a:ext cx="1626884" cy="2716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67956" w14:textId="21D42FAD" w:rsidR="00F1385E" w:rsidRDefault="00FE527E" w:rsidP="00F1385E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</w:t>
      </w:r>
      <w:r w:rsidR="00F1385E">
        <w:rPr>
          <w:rFonts w:ascii="Arial" w:hAnsi="Arial" w:cs="Arial"/>
        </w:rPr>
        <w:t xml:space="preserve"> </w:t>
      </w:r>
    </w:p>
    <w:p w14:paraId="272CE97B" w14:textId="405B1AEC" w:rsidR="00F1385E" w:rsidRDefault="00F1385E" w:rsidP="00F1385E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Fig</w:t>
      </w:r>
      <w:proofErr w:type="spellEnd"/>
      <w:r>
        <w:rPr>
          <w:rFonts w:ascii="Arial" w:hAnsi="Arial" w:cs="Arial"/>
        </w:rPr>
        <w:t xml:space="preserve"> 2: </w:t>
      </w:r>
      <w:r w:rsidR="005E15D7">
        <w:rPr>
          <w:rFonts w:ascii="Arial" w:hAnsi="Arial" w:cs="Arial"/>
        </w:rPr>
        <w:t>C</w:t>
      </w:r>
      <w:r>
        <w:rPr>
          <w:rFonts w:ascii="Arial" w:hAnsi="Arial" w:cs="Arial"/>
        </w:rPr>
        <w:t xml:space="preserve">aracterísticas da </w:t>
      </w:r>
      <w:r w:rsidR="005E15D7">
        <w:rPr>
          <w:rFonts w:ascii="Arial" w:hAnsi="Arial" w:cs="Arial"/>
        </w:rPr>
        <w:t>embalagem de Belotero (Intense</w:t>
      </w:r>
      <w:r w:rsidR="00201551">
        <w:rPr>
          <w:rFonts w:ascii="Arial" w:hAnsi="Arial" w:cs="Arial"/>
        </w:rPr>
        <w:t>)</w:t>
      </w:r>
      <w:r>
        <w:rPr>
          <w:rFonts w:ascii="Arial" w:hAnsi="Arial" w:cs="Arial"/>
        </w:rPr>
        <w:t>.</w:t>
      </w:r>
    </w:p>
    <w:p w14:paraId="6435B4D2" w14:textId="77777777" w:rsidR="00201551" w:rsidRDefault="00201551" w:rsidP="00201551">
      <w:pPr>
        <w:spacing w:line="360" w:lineRule="auto"/>
        <w:jc w:val="both"/>
        <w:rPr>
          <w:rFonts w:ascii="Arial" w:hAnsi="Arial" w:cs="Arial"/>
        </w:rPr>
      </w:pPr>
      <w:r w:rsidRPr="009D2571">
        <w:rPr>
          <w:rFonts w:ascii="Arial" w:hAnsi="Arial" w:cs="Arial"/>
          <w:color w:val="FF0000"/>
        </w:rPr>
        <w:t>[AS IMAGENS DEVEM SER SUBSTITU</w:t>
      </w:r>
      <w:r>
        <w:rPr>
          <w:rFonts w:ascii="Arial" w:hAnsi="Arial" w:cs="Arial"/>
          <w:color w:val="FF0000"/>
        </w:rPr>
        <w:t>Í</w:t>
      </w:r>
      <w:r w:rsidRPr="009D2571">
        <w:rPr>
          <w:rFonts w:ascii="Arial" w:hAnsi="Arial" w:cs="Arial"/>
          <w:color w:val="FF0000"/>
        </w:rPr>
        <w:t>DAS]</w:t>
      </w:r>
    </w:p>
    <w:p w14:paraId="79E74667" w14:textId="3884E317" w:rsidR="005E15D7" w:rsidRDefault="005E15D7" w:rsidP="00F1385E">
      <w:pPr>
        <w:rPr>
          <w:rFonts w:ascii="Arial" w:hAnsi="Arial" w:cs="Arial"/>
        </w:rPr>
      </w:pPr>
    </w:p>
    <w:p w14:paraId="2A6081DA" w14:textId="06C6D52E" w:rsidR="00BE0613" w:rsidRDefault="002A426A" w:rsidP="00F11A53">
      <w:pPr>
        <w:spacing w:line="360" w:lineRule="auto"/>
        <w:jc w:val="both"/>
        <w:rPr>
          <w:rFonts w:ascii="Arial" w:hAnsi="Arial" w:cs="Arial"/>
        </w:rPr>
      </w:pPr>
      <w:r w:rsidRPr="00FE527E">
        <w:rPr>
          <w:rFonts w:ascii="Arial" w:hAnsi="Arial" w:cs="Arial"/>
        </w:rPr>
        <w:t xml:space="preserve">A embalagem do </w:t>
      </w:r>
      <w:r w:rsidR="00BE0613" w:rsidRPr="00FE527E">
        <w:rPr>
          <w:rFonts w:ascii="Arial" w:hAnsi="Arial" w:cs="Arial"/>
        </w:rPr>
        <w:t xml:space="preserve">produto </w:t>
      </w:r>
      <w:r w:rsidRPr="00FE527E">
        <w:rPr>
          <w:rFonts w:ascii="Arial" w:hAnsi="Arial" w:cs="Arial"/>
        </w:rPr>
        <w:t>contém</w:t>
      </w:r>
      <w:r w:rsidR="00BE0613" w:rsidRPr="00FE527E">
        <w:rPr>
          <w:rFonts w:ascii="Arial" w:hAnsi="Arial" w:cs="Arial"/>
        </w:rPr>
        <w:t xml:space="preserve"> um folheto de instruções, etiquetas de rastreabilidade, uma seringa em embalagem interna com etiquetas identificáveis e duas agulhas esteri</w:t>
      </w:r>
      <w:r w:rsidR="008547E6" w:rsidRPr="00FE527E">
        <w:rPr>
          <w:rFonts w:ascii="Arial" w:hAnsi="Arial" w:cs="Arial"/>
        </w:rPr>
        <w:t>li</w:t>
      </w:r>
      <w:r w:rsidR="00BE0613" w:rsidRPr="00FE527E">
        <w:rPr>
          <w:rFonts w:ascii="Arial" w:hAnsi="Arial" w:cs="Arial"/>
        </w:rPr>
        <w:t xml:space="preserve">zadas de uso único. </w:t>
      </w:r>
      <w:r w:rsidR="00BE0613" w:rsidRPr="00746E1B">
        <w:rPr>
          <w:rFonts w:ascii="Arial" w:hAnsi="Arial" w:cs="Arial"/>
        </w:rPr>
        <w:t>As dimensões das agulhas encontram-se especificadas na embalagem externa.</w:t>
      </w:r>
      <w:r w:rsidR="00F22FF1">
        <w:rPr>
          <w:rFonts w:ascii="Arial" w:hAnsi="Arial" w:cs="Arial"/>
        </w:rPr>
        <w:t xml:space="preserve"> Está disponível nas apresentações Soft, Balance, Intense e Volume.</w:t>
      </w:r>
    </w:p>
    <w:p w14:paraId="27EF29AD" w14:textId="7ABA5132" w:rsidR="00FE527E" w:rsidRDefault="00FE527E" w:rsidP="00F11A5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626E062" wp14:editId="3C754A90">
            <wp:extent cx="4124325" cy="3363866"/>
            <wp:effectExtent l="0" t="0" r="0" b="825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505" cy="3397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9F807" w14:textId="2E662E15" w:rsidR="007C302E" w:rsidRDefault="007C302E" w:rsidP="00F11A53">
      <w:pPr>
        <w:spacing w:line="360" w:lineRule="auto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Fig</w:t>
      </w:r>
      <w:proofErr w:type="spellEnd"/>
      <w:r>
        <w:rPr>
          <w:rFonts w:ascii="Arial" w:hAnsi="Arial" w:cs="Arial"/>
        </w:rPr>
        <w:t xml:space="preserve"> 3: Diferentes apresentações de BELOTERO</w:t>
      </w:r>
    </w:p>
    <w:p w14:paraId="3438EBB8" w14:textId="77777777" w:rsidR="007C302E" w:rsidRDefault="007C302E" w:rsidP="00F11A53">
      <w:pPr>
        <w:spacing w:line="360" w:lineRule="auto"/>
        <w:jc w:val="both"/>
        <w:rPr>
          <w:rFonts w:ascii="Arial" w:hAnsi="Arial" w:cs="Arial"/>
        </w:rPr>
      </w:pPr>
    </w:p>
    <w:p w14:paraId="4DB57F6D" w14:textId="16770AD0" w:rsidR="00BB2399" w:rsidRPr="002A426A" w:rsidRDefault="002A426A" w:rsidP="00F11A53">
      <w:pPr>
        <w:pStyle w:val="xmsonormal"/>
        <w:spacing w:line="360" w:lineRule="auto"/>
        <w:jc w:val="both"/>
        <w:rPr>
          <w:rFonts w:ascii="Arial" w:hAnsi="Arial" w:cs="Arial"/>
          <w:b/>
          <w:bCs/>
          <w:sz w:val="22"/>
          <w:szCs w:val="22"/>
        </w:rPr>
      </w:pPr>
      <w:r w:rsidRPr="002A426A">
        <w:rPr>
          <w:rFonts w:ascii="Arial" w:hAnsi="Arial" w:cs="Arial"/>
          <w:b/>
          <w:bCs/>
          <w:sz w:val="22"/>
          <w:szCs w:val="22"/>
        </w:rPr>
        <w:t>3) QUAL A DIFERENÇA ENTRE BELOTERO</w:t>
      </w:r>
      <w:r w:rsidRPr="002A426A">
        <w:rPr>
          <w:rFonts w:ascii="Arial" w:hAnsi="Arial" w:cs="Arial"/>
          <w:b/>
          <w:bCs/>
          <w:sz w:val="22"/>
          <w:szCs w:val="22"/>
          <w:vertAlign w:val="superscript"/>
        </w:rPr>
        <w:t>®</w:t>
      </w:r>
      <w:r w:rsidRPr="002A426A">
        <w:rPr>
          <w:rFonts w:ascii="Arial" w:hAnsi="Arial" w:cs="Arial"/>
          <w:b/>
          <w:bCs/>
          <w:sz w:val="22"/>
          <w:szCs w:val="22"/>
        </w:rPr>
        <w:t xml:space="preserve"> SOFT, BALANCE, INTENSE E VOLUME, E SUAS INDICAÇÕES?</w:t>
      </w:r>
    </w:p>
    <w:p w14:paraId="46E661F2" w14:textId="6413CA5E" w:rsidR="00BB2399" w:rsidRDefault="00BB2399" w:rsidP="00F11A53">
      <w:pPr>
        <w:spacing w:line="360" w:lineRule="auto"/>
        <w:jc w:val="both"/>
        <w:rPr>
          <w:rFonts w:ascii="Arial" w:hAnsi="Arial" w:cs="Arial"/>
        </w:rPr>
      </w:pPr>
      <w:r w:rsidRPr="00BE0613">
        <w:rPr>
          <w:rFonts w:ascii="Arial" w:hAnsi="Arial" w:cs="Arial"/>
        </w:rPr>
        <w:t xml:space="preserve">As diferentes </w:t>
      </w:r>
      <w:r>
        <w:rPr>
          <w:rFonts w:ascii="Arial" w:hAnsi="Arial" w:cs="Arial"/>
        </w:rPr>
        <w:t>quantidades do hialuronato de sódio</w:t>
      </w:r>
      <w:r w:rsidR="009D180D">
        <w:rPr>
          <w:rFonts w:ascii="Arial" w:hAnsi="Arial" w:cs="Arial"/>
        </w:rPr>
        <w:t>, e suas indicações clínicas</w:t>
      </w:r>
      <w:r>
        <w:rPr>
          <w:rFonts w:ascii="Arial" w:hAnsi="Arial" w:cs="Arial"/>
        </w:rPr>
        <w:t xml:space="preserve"> </w:t>
      </w:r>
      <w:r w:rsidRPr="00BE0613">
        <w:rPr>
          <w:rFonts w:ascii="Arial" w:hAnsi="Arial" w:cs="Arial"/>
        </w:rPr>
        <w:t>fazem a diferença entre as variantes soft, balance, intense e volume</w:t>
      </w:r>
      <w:r>
        <w:rPr>
          <w:rFonts w:ascii="Arial" w:hAnsi="Arial" w:cs="Arial"/>
        </w:rPr>
        <w:t>, do BELOTERO</w:t>
      </w:r>
      <w:r w:rsidR="00F22FF1" w:rsidRPr="00746E1B">
        <w:rPr>
          <w:rFonts w:ascii="Arial" w:hAnsi="Arial" w:cs="Arial"/>
          <w:vertAlign w:val="superscript"/>
        </w:rPr>
        <w:t>®</w:t>
      </w:r>
      <w:r>
        <w:rPr>
          <w:rFonts w:ascii="Arial" w:hAnsi="Arial" w:cs="Arial"/>
        </w:rPr>
        <w:t>.</w:t>
      </w:r>
      <w:r w:rsidR="00166980">
        <w:rPr>
          <w:rFonts w:ascii="Arial" w:hAnsi="Arial" w:cs="Arial"/>
        </w:rPr>
        <w:t xml:space="preserve"> </w:t>
      </w:r>
      <w:r w:rsidR="002A426A">
        <w:rPr>
          <w:rFonts w:ascii="Arial" w:hAnsi="Arial" w:cs="Arial"/>
        </w:rPr>
        <w:t>Toda</w:t>
      </w:r>
      <w:r w:rsidR="009D180D">
        <w:rPr>
          <w:rFonts w:ascii="Arial" w:hAnsi="Arial" w:cs="Arial"/>
        </w:rPr>
        <w:t>s</w:t>
      </w:r>
      <w:r w:rsidR="002A426A">
        <w:rPr>
          <w:rFonts w:ascii="Arial" w:hAnsi="Arial" w:cs="Arial"/>
        </w:rPr>
        <w:t xml:space="preserve"> apresentam</w:t>
      </w:r>
      <w:r w:rsidR="00166980">
        <w:rPr>
          <w:rFonts w:ascii="Arial" w:hAnsi="Arial" w:cs="Arial"/>
        </w:rPr>
        <w:t xml:space="preserve"> lidocaína </w:t>
      </w:r>
      <w:commentRangeStart w:id="6"/>
      <w:r w:rsidR="00166980">
        <w:rPr>
          <w:rFonts w:ascii="Arial" w:hAnsi="Arial" w:cs="Arial"/>
        </w:rPr>
        <w:t>associada</w:t>
      </w:r>
      <w:commentRangeEnd w:id="6"/>
      <w:r w:rsidR="00035B1C">
        <w:rPr>
          <w:rStyle w:val="Refdecomentrio"/>
        </w:rPr>
        <w:commentReference w:id="6"/>
      </w:r>
      <w:r w:rsidR="00166980">
        <w:rPr>
          <w:rFonts w:ascii="Arial" w:hAnsi="Arial" w:cs="Arial"/>
        </w:rPr>
        <w:t>.</w:t>
      </w:r>
    </w:p>
    <w:p w14:paraId="0F486998" w14:textId="1B93F229" w:rsidR="00BB2399" w:rsidRDefault="00BB2399" w:rsidP="00BA3194">
      <w:pPr>
        <w:spacing w:line="360" w:lineRule="auto"/>
        <w:jc w:val="both"/>
        <w:rPr>
          <w:rFonts w:ascii="Arial" w:hAnsi="Arial" w:cs="Arial"/>
        </w:rPr>
      </w:pPr>
      <w:r w:rsidRPr="00746E1B">
        <w:rPr>
          <w:rFonts w:ascii="Arial" w:hAnsi="Arial" w:cs="Arial"/>
        </w:rPr>
        <w:t>-Composição</w:t>
      </w:r>
      <w:r>
        <w:rPr>
          <w:rFonts w:ascii="Arial" w:hAnsi="Arial" w:cs="Arial"/>
        </w:rPr>
        <w:t xml:space="preserve"> do BELOTERO</w:t>
      </w:r>
      <w:r w:rsidR="0097344D" w:rsidRPr="0097344D">
        <w:rPr>
          <w:rFonts w:ascii="Arial" w:hAnsi="Arial" w:cs="Arial"/>
          <w:vertAlign w:val="superscript"/>
        </w:rPr>
        <w:t>®</w:t>
      </w:r>
      <w:r>
        <w:rPr>
          <w:rFonts w:ascii="Arial" w:hAnsi="Arial" w:cs="Arial"/>
        </w:rPr>
        <w:t xml:space="preserve"> </w:t>
      </w:r>
      <w:r w:rsidR="002A426A">
        <w:rPr>
          <w:rFonts w:ascii="Arial" w:hAnsi="Arial" w:cs="Arial"/>
        </w:rPr>
        <w:t>soft:</w:t>
      </w:r>
      <w:r>
        <w:rPr>
          <w:rFonts w:ascii="Arial" w:hAnsi="Arial" w:cs="Arial"/>
        </w:rPr>
        <w:t xml:space="preserve"> </w:t>
      </w:r>
      <w:r w:rsidRPr="00746E1B">
        <w:rPr>
          <w:rFonts w:ascii="Arial" w:hAnsi="Arial" w:cs="Arial"/>
        </w:rPr>
        <w:t>hialuronato de sódio reticulado:</w:t>
      </w:r>
      <w:r w:rsidR="003E581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20,0 mg/ml</w:t>
      </w:r>
      <w:r w:rsidR="00F22FF1">
        <w:rPr>
          <w:rFonts w:ascii="Arial" w:hAnsi="Arial" w:cs="Arial"/>
        </w:rPr>
        <w:t>.</w:t>
      </w:r>
    </w:p>
    <w:p w14:paraId="6807962D" w14:textId="15BDCA9E" w:rsidR="00BB2399" w:rsidRDefault="00BB2399" w:rsidP="00BA3194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-</w:t>
      </w:r>
      <w:r w:rsidRPr="00746E1B">
        <w:rPr>
          <w:rFonts w:ascii="Arial" w:hAnsi="Arial" w:cs="Arial"/>
        </w:rPr>
        <w:t>Composição</w:t>
      </w:r>
      <w:r>
        <w:rPr>
          <w:rFonts w:ascii="Arial" w:hAnsi="Arial" w:cs="Arial"/>
        </w:rPr>
        <w:t xml:space="preserve"> do BELOTERO</w:t>
      </w:r>
      <w:r w:rsidR="0097344D" w:rsidRPr="0097344D">
        <w:rPr>
          <w:rFonts w:ascii="Arial" w:hAnsi="Arial" w:cs="Arial"/>
          <w:vertAlign w:val="superscript"/>
        </w:rPr>
        <w:t>®</w:t>
      </w:r>
      <w:r>
        <w:rPr>
          <w:rFonts w:ascii="Arial" w:hAnsi="Arial" w:cs="Arial"/>
        </w:rPr>
        <w:t xml:space="preserve"> </w:t>
      </w:r>
      <w:r w:rsidR="002A426A">
        <w:rPr>
          <w:rFonts w:ascii="Arial" w:hAnsi="Arial" w:cs="Arial"/>
        </w:rPr>
        <w:t>balance:</w:t>
      </w:r>
      <w:r>
        <w:rPr>
          <w:rFonts w:ascii="Arial" w:hAnsi="Arial" w:cs="Arial"/>
        </w:rPr>
        <w:t xml:space="preserve"> </w:t>
      </w:r>
      <w:r w:rsidRPr="00746E1B">
        <w:rPr>
          <w:rFonts w:ascii="Arial" w:hAnsi="Arial" w:cs="Arial"/>
        </w:rPr>
        <w:t>hialuronato de sódio reticulado:</w:t>
      </w:r>
      <w:r w:rsidR="003E581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22,5 mg/ml</w:t>
      </w:r>
      <w:r w:rsidR="00F22FF1">
        <w:rPr>
          <w:rFonts w:ascii="Arial" w:hAnsi="Arial" w:cs="Arial"/>
        </w:rPr>
        <w:t>.</w:t>
      </w:r>
    </w:p>
    <w:p w14:paraId="061931C4" w14:textId="386FC54B" w:rsidR="00BB2399" w:rsidRDefault="00BB2399" w:rsidP="00BA3194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-</w:t>
      </w:r>
      <w:r w:rsidRPr="00746E1B">
        <w:rPr>
          <w:rFonts w:ascii="Arial" w:hAnsi="Arial" w:cs="Arial"/>
        </w:rPr>
        <w:t>Composição</w:t>
      </w:r>
      <w:r>
        <w:rPr>
          <w:rFonts w:ascii="Arial" w:hAnsi="Arial" w:cs="Arial"/>
        </w:rPr>
        <w:t xml:space="preserve"> do BELOTERO</w:t>
      </w:r>
      <w:r w:rsidR="0097344D" w:rsidRPr="0097344D">
        <w:rPr>
          <w:rFonts w:ascii="Arial" w:hAnsi="Arial" w:cs="Arial"/>
          <w:vertAlign w:val="superscript"/>
        </w:rPr>
        <w:t>®</w:t>
      </w:r>
      <w:r>
        <w:rPr>
          <w:rFonts w:ascii="Arial" w:hAnsi="Arial" w:cs="Arial"/>
        </w:rPr>
        <w:t xml:space="preserve"> </w:t>
      </w:r>
      <w:r w:rsidR="002A426A">
        <w:rPr>
          <w:rFonts w:ascii="Arial" w:hAnsi="Arial" w:cs="Arial"/>
        </w:rPr>
        <w:t>intense:</w:t>
      </w:r>
      <w:r>
        <w:rPr>
          <w:rFonts w:ascii="Arial" w:hAnsi="Arial" w:cs="Arial"/>
        </w:rPr>
        <w:t xml:space="preserve"> </w:t>
      </w:r>
      <w:r w:rsidRPr="00746E1B">
        <w:rPr>
          <w:rFonts w:ascii="Arial" w:hAnsi="Arial" w:cs="Arial"/>
        </w:rPr>
        <w:t>hialuronato de sódio reticulado:</w:t>
      </w:r>
      <w:r>
        <w:rPr>
          <w:rFonts w:ascii="Arial" w:hAnsi="Arial" w:cs="Arial"/>
        </w:rPr>
        <w:t xml:space="preserve"> 25,5 mg/ml</w:t>
      </w:r>
    </w:p>
    <w:p w14:paraId="0F96D185" w14:textId="2D12B9F6" w:rsidR="00BB2399" w:rsidRDefault="00BB2399" w:rsidP="00BA3194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-</w:t>
      </w:r>
      <w:r w:rsidRPr="00746E1B">
        <w:rPr>
          <w:rFonts w:ascii="Arial" w:hAnsi="Arial" w:cs="Arial"/>
        </w:rPr>
        <w:t>Composição</w:t>
      </w:r>
      <w:r>
        <w:rPr>
          <w:rFonts w:ascii="Arial" w:hAnsi="Arial" w:cs="Arial"/>
        </w:rPr>
        <w:t xml:space="preserve"> do BELOTERO</w:t>
      </w:r>
      <w:r w:rsidR="0097344D" w:rsidRPr="0097344D">
        <w:rPr>
          <w:rFonts w:ascii="Arial" w:hAnsi="Arial" w:cs="Arial"/>
          <w:vertAlign w:val="superscript"/>
        </w:rPr>
        <w:t>®</w:t>
      </w:r>
      <w:r>
        <w:rPr>
          <w:rFonts w:ascii="Arial" w:hAnsi="Arial" w:cs="Arial"/>
        </w:rPr>
        <w:t xml:space="preserve"> </w:t>
      </w:r>
      <w:r w:rsidR="002A426A">
        <w:rPr>
          <w:rFonts w:ascii="Arial" w:hAnsi="Arial" w:cs="Arial"/>
        </w:rPr>
        <w:t>volume:</w:t>
      </w:r>
      <w:r>
        <w:rPr>
          <w:rFonts w:ascii="Arial" w:hAnsi="Arial" w:cs="Arial"/>
        </w:rPr>
        <w:t xml:space="preserve"> </w:t>
      </w:r>
      <w:r w:rsidRPr="00746E1B">
        <w:rPr>
          <w:rFonts w:ascii="Arial" w:hAnsi="Arial" w:cs="Arial"/>
        </w:rPr>
        <w:t>hialuronato de sódio reticulado:</w:t>
      </w:r>
      <w:r w:rsidR="003E581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26,0 mg/ml</w:t>
      </w:r>
    </w:p>
    <w:p w14:paraId="17F94CAB" w14:textId="77777777" w:rsidR="003E581A" w:rsidRPr="003905C8" w:rsidRDefault="00166980" w:rsidP="00BA3194">
      <w:pPr>
        <w:spacing w:line="360" w:lineRule="auto"/>
        <w:jc w:val="both"/>
        <w:rPr>
          <w:rFonts w:ascii="Arial" w:hAnsi="Arial" w:cs="Arial"/>
        </w:rPr>
      </w:pPr>
      <w:r w:rsidRPr="003905C8">
        <w:rPr>
          <w:rFonts w:ascii="Arial" w:hAnsi="Arial" w:cs="Arial"/>
        </w:rPr>
        <w:t>A apresentaç</w:t>
      </w:r>
      <w:r w:rsidR="003E581A" w:rsidRPr="003905C8">
        <w:rPr>
          <w:rFonts w:ascii="Arial" w:hAnsi="Arial" w:cs="Arial"/>
        </w:rPr>
        <w:t>ão</w:t>
      </w:r>
      <w:r w:rsidRPr="003905C8">
        <w:rPr>
          <w:rFonts w:ascii="Arial" w:hAnsi="Arial" w:cs="Arial"/>
        </w:rPr>
        <w:t xml:space="preserve"> Soft</w:t>
      </w:r>
      <w:r w:rsidR="003E581A" w:rsidRPr="003905C8">
        <w:rPr>
          <w:rFonts w:ascii="Arial" w:hAnsi="Arial" w:cs="Arial"/>
        </w:rPr>
        <w:t xml:space="preserve"> hidrata a pele e melhora a aparência das rugas mais leves. Está indicada para o tratamento das rugas ao redor dos olhos e lábios, ou na testa.</w:t>
      </w:r>
    </w:p>
    <w:p w14:paraId="7342FD2B" w14:textId="36D919DA" w:rsidR="009D180D" w:rsidRPr="003905C8" w:rsidRDefault="003E581A" w:rsidP="00BA3194">
      <w:pPr>
        <w:spacing w:line="360" w:lineRule="auto"/>
        <w:jc w:val="both"/>
        <w:rPr>
          <w:rFonts w:ascii="Arial" w:hAnsi="Arial" w:cs="Arial"/>
        </w:rPr>
      </w:pPr>
      <w:r w:rsidRPr="003905C8">
        <w:rPr>
          <w:rFonts w:ascii="Arial" w:hAnsi="Arial" w:cs="Arial"/>
        </w:rPr>
        <w:t xml:space="preserve">A apresentação </w:t>
      </w:r>
      <w:r w:rsidR="00166980" w:rsidRPr="003905C8">
        <w:rPr>
          <w:rFonts w:ascii="Arial" w:hAnsi="Arial" w:cs="Arial"/>
        </w:rPr>
        <w:t>Balance</w:t>
      </w:r>
      <w:r w:rsidRPr="003905C8">
        <w:rPr>
          <w:rFonts w:ascii="Arial" w:hAnsi="Arial" w:cs="Arial"/>
        </w:rPr>
        <w:t xml:space="preserve">, com alto nível de coesão entre suas moléculas, está indicada nos diferentes tipos de rugas com profundidade média, como nos sulcos </w:t>
      </w:r>
      <w:proofErr w:type="spellStart"/>
      <w:r w:rsidRPr="003905C8">
        <w:rPr>
          <w:rFonts w:ascii="Arial" w:hAnsi="Arial" w:cs="Arial"/>
        </w:rPr>
        <w:t>nasolabiais</w:t>
      </w:r>
      <w:proofErr w:type="spellEnd"/>
      <w:r w:rsidRPr="003905C8">
        <w:rPr>
          <w:rFonts w:ascii="Arial" w:hAnsi="Arial" w:cs="Arial"/>
        </w:rPr>
        <w:t>,</w:t>
      </w:r>
      <w:r w:rsidR="007C302E">
        <w:rPr>
          <w:rFonts w:ascii="Arial" w:hAnsi="Arial" w:cs="Arial"/>
        </w:rPr>
        <w:t xml:space="preserve"> linhas verticais dos lábios, canto da boca e linhas de Marionete (começam nos cantos da boca e se estendem em direção ao queixo), </w:t>
      </w:r>
      <w:del w:id="7" w:author="Figueredo, Vinicius [2]" w:date="2020-12-15T11:23:00Z">
        <w:r w:rsidR="00201551" w:rsidDel="00035B1C">
          <w:rPr>
            <w:rFonts w:ascii="Arial" w:hAnsi="Arial" w:cs="Arial"/>
          </w:rPr>
          <w:delText xml:space="preserve">além de regiões </w:delText>
        </w:r>
        <w:r w:rsidR="007C302E" w:rsidDel="00035B1C">
          <w:rPr>
            <w:rFonts w:ascii="Arial" w:hAnsi="Arial" w:cs="Arial"/>
          </w:rPr>
          <w:delText xml:space="preserve">glabelares. </w:delText>
        </w:r>
      </w:del>
    </w:p>
    <w:p w14:paraId="15D3B5C3" w14:textId="0B5D6D9F" w:rsidR="003E581A" w:rsidRPr="003905C8" w:rsidRDefault="003E581A" w:rsidP="003E581A">
      <w:pPr>
        <w:spacing w:line="360" w:lineRule="auto"/>
        <w:jc w:val="both"/>
        <w:rPr>
          <w:rFonts w:ascii="Arial" w:hAnsi="Arial" w:cs="Arial"/>
        </w:rPr>
      </w:pPr>
      <w:r w:rsidRPr="003905C8">
        <w:rPr>
          <w:rFonts w:ascii="Arial" w:hAnsi="Arial" w:cs="Arial"/>
        </w:rPr>
        <w:t>O Belotero Intense</w:t>
      </w:r>
      <w:r w:rsidR="00D837D1" w:rsidRPr="003905C8">
        <w:rPr>
          <w:rFonts w:ascii="Arial" w:hAnsi="Arial" w:cs="Arial"/>
        </w:rPr>
        <w:t xml:space="preserve"> se caracteriza por sua potente propriedade de reter água, portanto tem um efetivo poder </w:t>
      </w:r>
      <w:r w:rsidRPr="003905C8">
        <w:rPr>
          <w:rFonts w:ascii="Arial" w:hAnsi="Arial" w:cs="Arial"/>
        </w:rPr>
        <w:t xml:space="preserve">hidratante. </w:t>
      </w:r>
      <w:r w:rsidR="00D837D1" w:rsidRPr="003905C8">
        <w:rPr>
          <w:rFonts w:ascii="Arial" w:hAnsi="Arial" w:cs="Arial"/>
        </w:rPr>
        <w:t>Está indicado</w:t>
      </w:r>
      <w:r w:rsidRPr="003905C8">
        <w:rPr>
          <w:rFonts w:ascii="Arial" w:hAnsi="Arial" w:cs="Arial"/>
        </w:rPr>
        <w:t xml:space="preserve"> para rugas mais profundas</w:t>
      </w:r>
      <w:r w:rsidR="00D837D1" w:rsidRPr="003905C8">
        <w:rPr>
          <w:rFonts w:ascii="Arial" w:hAnsi="Arial" w:cs="Arial"/>
        </w:rPr>
        <w:t>; e</w:t>
      </w:r>
      <w:r w:rsidRPr="003905C8">
        <w:rPr>
          <w:rFonts w:ascii="Arial" w:hAnsi="Arial" w:cs="Arial"/>
        </w:rPr>
        <w:t xml:space="preserve"> para aumentar o volume dos lábios</w:t>
      </w:r>
      <w:r w:rsidR="00D837D1" w:rsidRPr="003905C8">
        <w:rPr>
          <w:rFonts w:ascii="Arial" w:hAnsi="Arial" w:cs="Arial"/>
        </w:rPr>
        <w:t>, com re</w:t>
      </w:r>
      <w:r w:rsidRPr="003905C8">
        <w:rPr>
          <w:rFonts w:ascii="Arial" w:hAnsi="Arial" w:cs="Arial"/>
        </w:rPr>
        <w:t>sultado</w:t>
      </w:r>
      <w:r w:rsidR="00D837D1" w:rsidRPr="003905C8">
        <w:rPr>
          <w:rFonts w:ascii="Arial" w:hAnsi="Arial" w:cs="Arial"/>
        </w:rPr>
        <w:t xml:space="preserve"> estético</w:t>
      </w:r>
      <w:r w:rsidRPr="003905C8">
        <w:rPr>
          <w:rFonts w:ascii="Arial" w:hAnsi="Arial" w:cs="Arial"/>
        </w:rPr>
        <w:t xml:space="preserve"> natura</w:t>
      </w:r>
      <w:r w:rsidR="00D837D1" w:rsidRPr="003905C8">
        <w:rPr>
          <w:rFonts w:ascii="Arial" w:hAnsi="Arial" w:cs="Arial"/>
        </w:rPr>
        <w:t>l</w:t>
      </w:r>
      <w:r w:rsidRPr="003905C8">
        <w:rPr>
          <w:rFonts w:ascii="Arial" w:hAnsi="Arial" w:cs="Arial"/>
        </w:rPr>
        <w:t xml:space="preserve"> e equilibrado</w:t>
      </w:r>
      <w:r w:rsidR="00D837D1" w:rsidRPr="003905C8">
        <w:rPr>
          <w:rFonts w:ascii="Arial" w:hAnsi="Arial" w:cs="Arial"/>
        </w:rPr>
        <w:t xml:space="preserve"> nessa região.</w:t>
      </w:r>
    </w:p>
    <w:p w14:paraId="64EFE3A5" w14:textId="13BA49F2" w:rsidR="00D837D1" w:rsidRDefault="00D837D1" w:rsidP="003E581A">
      <w:pPr>
        <w:spacing w:line="360" w:lineRule="auto"/>
        <w:jc w:val="both"/>
        <w:rPr>
          <w:rFonts w:ascii="Arial" w:hAnsi="Arial" w:cs="Arial"/>
        </w:rPr>
      </w:pPr>
      <w:r w:rsidRPr="003905C8">
        <w:rPr>
          <w:rFonts w:ascii="Arial" w:hAnsi="Arial" w:cs="Arial"/>
        </w:rPr>
        <w:t>A apresentação Volume, por sua plasticidade está indicada</w:t>
      </w:r>
      <w:r w:rsidR="003905C8">
        <w:rPr>
          <w:rFonts w:ascii="Arial" w:hAnsi="Arial" w:cs="Arial"/>
        </w:rPr>
        <w:t xml:space="preserve"> repor volume perdido.</w:t>
      </w:r>
      <w:r w:rsidRPr="003905C8">
        <w:rPr>
          <w:rFonts w:ascii="Arial" w:hAnsi="Arial" w:cs="Arial"/>
        </w:rPr>
        <w:t xml:space="preserve"> Está indicado para remodelar e reequilibrar o perfil d</w:t>
      </w:r>
      <w:r w:rsidR="003905C8" w:rsidRPr="003905C8">
        <w:rPr>
          <w:rFonts w:ascii="Arial" w:hAnsi="Arial" w:cs="Arial"/>
        </w:rPr>
        <w:t>a face, especialmente na região da</w:t>
      </w:r>
      <w:r w:rsidR="003905C8">
        <w:rPr>
          <w:rFonts w:ascii="Arial" w:hAnsi="Arial" w:cs="Arial"/>
        </w:rPr>
        <w:t>s têmporas e</w:t>
      </w:r>
      <w:r w:rsidR="003905C8" w:rsidRPr="003905C8">
        <w:rPr>
          <w:rFonts w:ascii="Arial" w:hAnsi="Arial" w:cs="Arial"/>
        </w:rPr>
        <w:t xml:space="preserve"> </w:t>
      </w:r>
      <w:r w:rsidRPr="003905C8">
        <w:rPr>
          <w:rFonts w:ascii="Arial" w:hAnsi="Arial" w:cs="Arial"/>
        </w:rPr>
        <w:t>bochecha</w:t>
      </w:r>
      <w:r w:rsidR="003905C8" w:rsidRPr="003905C8">
        <w:rPr>
          <w:rFonts w:ascii="Arial" w:hAnsi="Arial" w:cs="Arial"/>
        </w:rPr>
        <w:t>.</w:t>
      </w:r>
    </w:p>
    <w:p w14:paraId="6CB38FB8" w14:textId="77777777" w:rsidR="00201551" w:rsidRDefault="00201551" w:rsidP="003E581A">
      <w:pPr>
        <w:spacing w:line="360" w:lineRule="auto"/>
        <w:jc w:val="both"/>
        <w:rPr>
          <w:rFonts w:ascii="Arial" w:hAnsi="Arial" w:cs="Arial"/>
        </w:rPr>
      </w:pPr>
    </w:p>
    <w:p w14:paraId="4B56DC3E" w14:textId="2569EDE7" w:rsidR="00351E86" w:rsidRDefault="00B32D99" w:rsidP="00F11A5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-</w:t>
      </w:r>
      <w:proofErr w:type="spellStart"/>
      <w:r w:rsidR="001A10F0">
        <w:rPr>
          <w:rFonts w:ascii="Arial" w:hAnsi="Arial" w:cs="Arial"/>
        </w:rPr>
        <w:t>Fig</w:t>
      </w:r>
      <w:proofErr w:type="spellEnd"/>
      <w:r w:rsidR="001A10F0">
        <w:rPr>
          <w:rFonts w:ascii="Arial" w:hAnsi="Arial" w:cs="Arial"/>
        </w:rPr>
        <w:t xml:space="preserve"> </w:t>
      </w:r>
      <w:r w:rsidR="007C302E">
        <w:rPr>
          <w:rFonts w:ascii="Arial" w:hAnsi="Arial" w:cs="Arial"/>
        </w:rPr>
        <w:t>4</w:t>
      </w:r>
      <w:r w:rsidR="002A426A">
        <w:rPr>
          <w:rFonts w:ascii="Arial" w:hAnsi="Arial" w:cs="Arial"/>
        </w:rPr>
        <w:t>:</w:t>
      </w:r>
      <w:r w:rsidR="001A10F0">
        <w:rPr>
          <w:rFonts w:ascii="Arial" w:hAnsi="Arial" w:cs="Arial"/>
        </w:rPr>
        <w:t xml:space="preserve"> </w:t>
      </w:r>
      <w:r w:rsidR="00351E86">
        <w:rPr>
          <w:rFonts w:ascii="Arial" w:hAnsi="Arial" w:cs="Arial"/>
        </w:rPr>
        <w:t>Locais indicados para uso de BELOTERO</w:t>
      </w:r>
      <w:r w:rsidR="00351E86" w:rsidRPr="0097344D">
        <w:rPr>
          <w:rFonts w:ascii="Arial" w:hAnsi="Arial" w:cs="Arial"/>
          <w:vertAlign w:val="superscript"/>
        </w:rPr>
        <w:t>®</w:t>
      </w:r>
      <w:r w:rsidR="00351E86">
        <w:rPr>
          <w:rFonts w:ascii="Arial" w:hAnsi="Arial" w:cs="Arial"/>
        </w:rPr>
        <w:t xml:space="preserve"> </w:t>
      </w:r>
      <w:r w:rsidR="00FE1684">
        <w:rPr>
          <w:rFonts w:ascii="Arial" w:hAnsi="Arial" w:cs="Arial"/>
        </w:rPr>
        <w:t>S</w:t>
      </w:r>
      <w:r w:rsidR="00351E86">
        <w:rPr>
          <w:rFonts w:ascii="Arial" w:hAnsi="Arial" w:cs="Arial"/>
        </w:rPr>
        <w:t xml:space="preserve">oft </w:t>
      </w:r>
      <w:proofErr w:type="spellStart"/>
      <w:r w:rsidR="00351E86">
        <w:rPr>
          <w:rFonts w:ascii="Arial" w:hAnsi="Arial" w:cs="Arial"/>
        </w:rPr>
        <w:t>Lidocaine</w:t>
      </w:r>
      <w:proofErr w:type="spellEnd"/>
      <w:r w:rsidR="009E12EE">
        <w:rPr>
          <w:rFonts w:ascii="Arial" w:hAnsi="Arial" w:cs="Arial"/>
        </w:rPr>
        <w:t>.</w:t>
      </w:r>
    </w:p>
    <w:p w14:paraId="3B305D18" w14:textId="0412DBCF" w:rsidR="00351E86" w:rsidRDefault="006770F5" w:rsidP="00F11A5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37DA21D" wp14:editId="33D0CC5E">
                <wp:simplePos x="0" y="0"/>
                <wp:positionH relativeFrom="column">
                  <wp:posOffset>929640</wp:posOffset>
                </wp:positionH>
                <wp:positionV relativeFrom="paragraph">
                  <wp:posOffset>942975</wp:posOffset>
                </wp:positionV>
                <wp:extent cx="66675" cy="57150"/>
                <wp:effectExtent l="0" t="0" r="28575" b="19050"/>
                <wp:wrapNone/>
                <wp:docPr id="35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675" cy="57150"/>
                        </a:xfrm>
                        <a:prstGeom prst="flowChartConnector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type w14:anchorId="3215AAB3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AutoShape 6" o:spid="_x0000_s1026" type="#_x0000_t120" style="position:absolute;margin-left:73.2pt;margin-top:74.25pt;width:5.25pt;height:4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" fillcolor="red"/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37DA21D" wp14:editId="7793FF6B">
                <wp:simplePos x="0" y="0"/>
                <wp:positionH relativeFrom="column">
                  <wp:posOffset>862965</wp:posOffset>
                </wp:positionH>
                <wp:positionV relativeFrom="paragraph">
                  <wp:posOffset>1800225</wp:posOffset>
                </wp:positionV>
                <wp:extent cx="66675" cy="57150"/>
                <wp:effectExtent l="0" t="0" r="28575" b="19050"/>
                <wp:wrapNone/>
                <wp:docPr id="37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675" cy="57150"/>
                        </a:xfrm>
                        <a:prstGeom prst="flowChartConnector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493CD603" id="AutoShape 8" o:spid="_x0000_s1026" type="#_x0000_t120" style="position:absolute;margin-left:67.95pt;margin-top:141.75pt;width:5.25pt;height:4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" fillcolor="red"/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37DA21D" wp14:editId="628737A3">
                <wp:simplePos x="0" y="0"/>
                <wp:positionH relativeFrom="column">
                  <wp:posOffset>529590</wp:posOffset>
                </wp:positionH>
                <wp:positionV relativeFrom="paragraph">
                  <wp:posOffset>1143000</wp:posOffset>
                </wp:positionV>
                <wp:extent cx="66675" cy="57150"/>
                <wp:effectExtent l="0" t="0" r="28575" b="19050"/>
                <wp:wrapNone/>
                <wp:docPr id="36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675" cy="57150"/>
                        </a:xfrm>
                        <a:prstGeom prst="flowChartConnector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0CBC8FBC" id="AutoShape 7" o:spid="_x0000_s1026" type="#_x0000_t120" style="position:absolute;margin-left:41.7pt;margin-top:90pt;width:5.25pt;height:4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" fillcolor="red"/>
            </w:pict>
          </mc:Fallback>
        </mc:AlternateContent>
      </w:r>
      <w:r w:rsidR="00351E86">
        <w:rPr>
          <w:rFonts w:ascii="Arial" w:hAnsi="Arial" w:cs="Arial"/>
          <w:noProof/>
        </w:rPr>
        <w:drawing>
          <wp:inline distT="0" distB="0" distL="0" distR="0" wp14:anchorId="1190E0D0" wp14:editId="27E965FC">
            <wp:extent cx="2155148" cy="25527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3671" cy="256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1E86">
        <w:rPr>
          <w:rFonts w:ascii="Arial" w:hAnsi="Arial" w:cs="Arial"/>
        </w:rPr>
        <w:t xml:space="preserve"> </w:t>
      </w:r>
      <w:r w:rsidR="00B32D99">
        <w:rPr>
          <w:rFonts w:ascii="Arial" w:hAnsi="Arial" w:cs="Arial"/>
        </w:rPr>
        <w:t xml:space="preserve">    </w:t>
      </w:r>
      <w:r w:rsidR="00B32D99">
        <w:rPr>
          <w:rFonts w:ascii="Arial" w:hAnsi="Arial" w:cs="Arial"/>
          <w:noProof/>
        </w:rPr>
        <w:drawing>
          <wp:inline distT="0" distB="0" distL="0" distR="0" wp14:anchorId="1D9DC0D2" wp14:editId="4B1DC1E0">
            <wp:extent cx="2486025" cy="2450148"/>
            <wp:effectExtent l="0" t="0" r="0" b="76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69" t="14694" r="6614"/>
                    <a:stretch/>
                  </pic:blipFill>
                  <pic:spPr bwMode="auto">
                    <a:xfrm>
                      <a:off x="0" y="0"/>
                      <a:ext cx="2517160" cy="2480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51E86">
        <w:rPr>
          <w:rFonts w:ascii="Arial" w:hAnsi="Arial" w:cs="Arial"/>
        </w:rPr>
        <w:t xml:space="preserve"> </w:t>
      </w:r>
    </w:p>
    <w:p w14:paraId="1F5F55B1" w14:textId="77777777" w:rsidR="006770F5" w:rsidRDefault="006770F5" w:rsidP="00F11A53">
      <w:pPr>
        <w:spacing w:line="360" w:lineRule="auto"/>
        <w:jc w:val="both"/>
        <w:rPr>
          <w:rFonts w:ascii="Arial" w:hAnsi="Arial" w:cs="Arial"/>
        </w:rPr>
      </w:pPr>
    </w:p>
    <w:p w14:paraId="57EDCFA3" w14:textId="0C3E933F" w:rsidR="00B32D99" w:rsidRDefault="00B32D99" w:rsidP="00F11A5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-</w:t>
      </w:r>
      <w:proofErr w:type="spellStart"/>
      <w:r w:rsidR="001A10F0">
        <w:rPr>
          <w:rFonts w:ascii="Arial" w:hAnsi="Arial" w:cs="Arial"/>
        </w:rPr>
        <w:t>Fig</w:t>
      </w:r>
      <w:proofErr w:type="spellEnd"/>
      <w:r w:rsidR="001A10F0">
        <w:rPr>
          <w:rFonts w:ascii="Arial" w:hAnsi="Arial" w:cs="Arial"/>
        </w:rPr>
        <w:t xml:space="preserve"> </w:t>
      </w:r>
      <w:r w:rsidR="007C302E">
        <w:rPr>
          <w:rFonts w:ascii="Arial" w:hAnsi="Arial" w:cs="Arial"/>
        </w:rPr>
        <w:t>5</w:t>
      </w:r>
      <w:r w:rsidR="002A426A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Locais indicados para uso de BELOTERO</w:t>
      </w:r>
      <w:r w:rsidRPr="0097344D">
        <w:rPr>
          <w:rFonts w:ascii="Arial" w:hAnsi="Arial" w:cs="Arial"/>
          <w:vertAlign w:val="superscript"/>
        </w:rPr>
        <w:t>®</w:t>
      </w:r>
      <w:r>
        <w:rPr>
          <w:rFonts w:ascii="Arial" w:hAnsi="Arial" w:cs="Arial"/>
        </w:rPr>
        <w:t xml:space="preserve"> </w:t>
      </w:r>
      <w:r w:rsidR="00FE1684">
        <w:rPr>
          <w:rFonts w:ascii="Arial" w:hAnsi="Arial" w:cs="Arial"/>
        </w:rPr>
        <w:t>B</w:t>
      </w:r>
      <w:r>
        <w:rPr>
          <w:rFonts w:ascii="Arial" w:hAnsi="Arial" w:cs="Arial"/>
        </w:rPr>
        <w:t xml:space="preserve">alance </w:t>
      </w:r>
      <w:commentRangeStart w:id="8"/>
      <w:proofErr w:type="spellStart"/>
      <w:r>
        <w:rPr>
          <w:rFonts w:ascii="Arial" w:hAnsi="Arial" w:cs="Arial"/>
        </w:rPr>
        <w:t>Lidocaine</w:t>
      </w:r>
      <w:commentRangeEnd w:id="8"/>
      <w:proofErr w:type="spellEnd"/>
      <w:r w:rsidR="00035B1C">
        <w:rPr>
          <w:rStyle w:val="Refdecomentrio"/>
        </w:rPr>
        <w:commentReference w:id="8"/>
      </w:r>
      <w:r w:rsidR="00C01B43">
        <w:rPr>
          <w:rFonts w:ascii="Arial" w:hAnsi="Arial" w:cs="Arial"/>
        </w:rPr>
        <w:t>.</w:t>
      </w:r>
    </w:p>
    <w:p w14:paraId="1E00EE02" w14:textId="46A4618A" w:rsidR="00B32D99" w:rsidRDefault="006770F5" w:rsidP="00F11A5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B3EC6EC" wp14:editId="33A02794">
                <wp:simplePos x="0" y="0"/>
                <wp:positionH relativeFrom="column">
                  <wp:posOffset>901065</wp:posOffset>
                </wp:positionH>
                <wp:positionV relativeFrom="paragraph">
                  <wp:posOffset>1986280</wp:posOffset>
                </wp:positionV>
                <wp:extent cx="66675" cy="57150"/>
                <wp:effectExtent l="0" t="0" r="28575" b="19050"/>
                <wp:wrapNone/>
                <wp:docPr id="47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675" cy="57150"/>
                        </a:xfrm>
                        <a:prstGeom prst="flowChartConnector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4F8A9008" id="AutoShape 14" o:spid="_x0000_s1026" type="#_x0000_t120" style="position:absolute;margin-left:70.95pt;margin-top:156.4pt;width:5.25pt;height:4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" fillcolor="red"/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37DA21D" wp14:editId="48ADAB6B">
                <wp:simplePos x="0" y="0"/>
                <wp:positionH relativeFrom="column">
                  <wp:posOffset>1110615</wp:posOffset>
                </wp:positionH>
                <wp:positionV relativeFrom="paragraph">
                  <wp:posOffset>1116965</wp:posOffset>
                </wp:positionV>
                <wp:extent cx="66675" cy="57150"/>
                <wp:effectExtent l="0" t="0" r="28575" b="19050"/>
                <wp:wrapNone/>
                <wp:docPr id="32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675" cy="57150"/>
                        </a:xfrm>
                        <a:prstGeom prst="flowChartConnector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376A9B35" id="AutoShape 12" o:spid="_x0000_s1026" type="#_x0000_t120" style="position:absolute;margin-left:87.45pt;margin-top:87.95pt;width:5.25pt;height:4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" fillcolor="red"/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37DA21D" wp14:editId="25F10065">
                <wp:simplePos x="0" y="0"/>
                <wp:positionH relativeFrom="column">
                  <wp:posOffset>1339215</wp:posOffset>
                </wp:positionH>
                <wp:positionV relativeFrom="paragraph">
                  <wp:posOffset>1917065</wp:posOffset>
                </wp:positionV>
                <wp:extent cx="66675" cy="57150"/>
                <wp:effectExtent l="0" t="0" r="28575" b="19050"/>
                <wp:wrapNone/>
                <wp:docPr id="33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675" cy="57150"/>
                        </a:xfrm>
                        <a:prstGeom prst="flowChartConnector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057F2B2E" id="AutoShape 13" o:spid="_x0000_s1026" type="#_x0000_t120" style="position:absolute;margin-left:105.45pt;margin-top:150.95pt;width:5.25pt;height:4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" fillcolor="red"/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21CD2E8" wp14:editId="5AC5D695">
                <wp:simplePos x="0" y="0"/>
                <wp:positionH relativeFrom="column">
                  <wp:posOffset>1167765</wp:posOffset>
                </wp:positionH>
                <wp:positionV relativeFrom="paragraph">
                  <wp:posOffset>1899285</wp:posOffset>
                </wp:positionV>
                <wp:extent cx="66675" cy="57150"/>
                <wp:effectExtent l="0" t="0" r="28575" b="19050"/>
                <wp:wrapNone/>
                <wp:docPr id="46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675" cy="57150"/>
                        </a:xfrm>
                        <a:prstGeom prst="flowChartConnector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5489A143" id="AutoShape 14" o:spid="_x0000_s1026" type="#_x0000_t120" style="position:absolute;margin-left:91.95pt;margin-top:149.55pt;width:5.25pt;height:4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" fillcolor="red"/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37DA21D" wp14:editId="0E81C477">
                <wp:simplePos x="0" y="0"/>
                <wp:positionH relativeFrom="column">
                  <wp:posOffset>901065</wp:posOffset>
                </wp:positionH>
                <wp:positionV relativeFrom="paragraph">
                  <wp:posOffset>1831340</wp:posOffset>
                </wp:positionV>
                <wp:extent cx="66675" cy="57150"/>
                <wp:effectExtent l="0" t="0" r="28575" b="19050"/>
                <wp:wrapNone/>
                <wp:docPr id="34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675" cy="57150"/>
                        </a:xfrm>
                        <a:prstGeom prst="flowChartConnector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1A541FC1" id="AutoShape 14" o:spid="_x0000_s1026" type="#_x0000_t120" style="position:absolute;margin-left:70.95pt;margin-top:144.2pt;width:5.25pt;height:4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" fillcolor="red"/>
            </w:pict>
          </mc:Fallback>
        </mc:AlternateContent>
      </w:r>
      <w:r w:rsidR="00B32D99">
        <w:rPr>
          <w:rFonts w:ascii="Arial" w:hAnsi="Arial" w:cs="Arial"/>
          <w:noProof/>
        </w:rPr>
        <w:drawing>
          <wp:inline distT="0" distB="0" distL="0" distR="0" wp14:anchorId="2EAB8A24" wp14:editId="242ABAC7">
            <wp:extent cx="2209800" cy="2617433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5883" cy="262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1684">
        <w:rPr>
          <w:rFonts w:ascii="Arial" w:hAnsi="Arial" w:cs="Arial"/>
        </w:rPr>
        <w:t xml:space="preserve">           </w:t>
      </w:r>
      <w:r w:rsidR="00B32D99">
        <w:rPr>
          <w:rFonts w:ascii="Arial" w:hAnsi="Arial" w:cs="Arial"/>
        </w:rPr>
        <w:t xml:space="preserve">  </w:t>
      </w:r>
      <w:r w:rsidR="00B32D99">
        <w:rPr>
          <w:rFonts w:ascii="Arial" w:hAnsi="Arial" w:cs="Arial"/>
          <w:noProof/>
        </w:rPr>
        <w:drawing>
          <wp:inline distT="0" distB="0" distL="0" distR="0" wp14:anchorId="7C3792CA" wp14:editId="78CE1458">
            <wp:extent cx="2552700" cy="25527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6552" w14:textId="5F457FC1" w:rsidR="00FE1684" w:rsidRDefault="00FE1684" w:rsidP="00F11A5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B5B2DFC" wp14:editId="1D6F3759">
            <wp:extent cx="2490281" cy="1600200"/>
            <wp:effectExtent l="0" t="0" r="571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4593" cy="160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noProof/>
        </w:rPr>
        <w:t xml:space="preserve">  </w:t>
      </w:r>
      <w:r>
        <w:rPr>
          <w:rFonts w:ascii="Arial" w:hAnsi="Arial" w:cs="Arial"/>
          <w:noProof/>
        </w:rPr>
        <w:drawing>
          <wp:inline distT="0" distB="0" distL="0" distR="0" wp14:anchorId="0842F039" wp14:editId="6874AF5B">
            <wp:extent cx="2347948" cy="157099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0771" cy="15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7013D" w14:textId="6BD8866A" w:rsidR="00FE1684" w:rsidRDefault="006770F5" w:rsidP="00F11A5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-</w:t>
      </w:r>
      <w:proofErr w:type="spellStart"/>
      <w:r w:rsidR="001A10F0">
        <w:rPr>
          <w:rFonts w:ascii="Arial" w:hAnsi="Arial" w:cs="Arial"/>
        </w:rPr>
        <w:t>Fig</w:t>
      </w:r>
      <w:proofErr w:type="spellEnd"/>
      <w:r w:rsidR="001A10F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6</w:t>
      </w:r>
      <w:r w:rsidR="001A10F0">
        <w:rPr>
          <w:rFonts w:ascii="Arial" w:hAnsi="Arial" w:cs="Arial"/>
        </w:rPr>
        <w:t xml:space="preserve"> :</w:t>
      </w:r>
      <w:r w:rsidR="00FE1684">
        <w:rPr>
          <w:rFonts w:ascii="Arial" w:hAnsi="Arial" w:cs="Arial"/>
        </w:rPr>
        <w:t>Locais indicados para uso de BELOTERO</w:t>
      </w:r>
      <w:r w:rsidR="00FE1684" w:rsidRPr="0097344D">
        <w:rPr>
          <w:rFonts w:ascii="Arial" w:hAnsi="Arial" w:cs="Arial"/>
          <w:vertAlign w:val="superscript"/>
        </w:rPr>
        <w:t>®</w:t>
      </w:r>
      <w:r w:rsidR="00FE1684">
        <w:rPr>
          <w:rFonts w:ascii="Arial" w:hAnsi="Arial" w:cs="Arial"/>
        </w:rPr>
        <w:t xml:space="preserve"> Intense </w:t>
      </w:r>
      <w:proofErr w:type="spellStart"/>
      <w:r w:rsidR="00FE1684">
        <w:rPr>
          <w:rFonts w:ascii="Arial" w:hAnsi="Arial" w:cs="Arial"/>
        </w:rPr>
        <w:t>Lidocaine</w:t>
      </w:r>
      <w:proofErr w:type="spellEnd"/>
      <w:r w:rsidR="00C01B43">
        <w:rPr>
          <w:rFonts w:ascii="Arial" w:hAnsi="Arial" w:cs="Arial"/>
        </w:rPr>
        <w:t>.</w:t>
      </w:r>
    </w:p>
    <w:p w14:paraId="142556EC" w14:textId="3E1E9EE2" w:rsidR="00FE1684" w:rsidRDefault="00550388" w:rsidP="00F11A5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9502AFB" wp14:editId="2E11AC11">
                <wp:simplePos x="0" y="0"/>
                <wp:positionH relativeFrom="column">
                  <wp:posOffset>986790</wp:posOffset>
                </wp:positionH>
                <wp:positionV relativeFrom="paragraph">
                  <wp:posOffset>1781175</wp:posOffset>
                </wp:positionV>
                <wp:extent cx="57150" cy="66675"/>
                <wp:effectExtent l="9525" t="5080" r="9525" b="13970"/>
                <wp:wrapNone/>
                <wp:docPr id="31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" cy="66675"/>
                        </a:xfrm>
                        <a:prstGeom prst="flowChartConnector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33DDCC73" id="AutoShape 20" o:spid="_x0000_s1026" type="#_x0000_t120" style="position:absolute;margin-left:77.7pt;margin-top:140.25pt;width:4.5pt;height:5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" fillcolor="red"/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9502AFB" wp14:editId="26C7FEC2">
                <wp:simplePos x="0" y="0"/>
                <wp:positionH relativeFrom="column">
                  <wp:posOffset>1205865</wp:posOffset>
                </wp:positionH>
                <wp:positionV relativeFrom="paragraph">
                  <wp:posOffset>1733550</wp:posOffset>
                </wp:positionV>
                <wp:extent cx="57150" cy="66675"/>
                <wp:effectExtent l="9525" t="5080" r="9525" b="13970"/>
                <wp:wrapNone/>
                <wp:docPr id="30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" cy="66675"/>
                        </a:xfrm>
                        <a:prstGeom prst="flowChartConnector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5C6DAAA0" id="AutoShape 19" o:spid="_x0000_s1026" type="#_x0000_t120" style="position:absolute;margin-left:94.95pt;margin-top:136.5pt;width:4.5pt;height:5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" fillcolor="red"/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9502AFB" wp14:editId="2BA30F8F">
                <wp:simplePos x="0" y="0"/>
                <wp:positionH relativeFrom="column">
                  <wp:posOffset>815340</wp:posOffset>
                </wp:positionH>
                <wp:positionV relativeFrom="paragraph">
                  <wp:posOffset>1724025</wp:posOffset>
                </wp:positionV>
                <wp:extent cx="57150" cy="66675"/>
                <wp:effectExtent l="9525" t="5080" r="9525" b="13970"/>
                <wp:wrapNone/>
                <wp:docPr id="29" name="Auto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" cy="66675"/>
                        </a:xfrm>
                        <a:prstGeom prst="flowChartConnector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57F73E64" id="AutoShape 18" o:spid="_x0000_s1026" type="#_x0000_t120" style="position:absolute;margin-left:64.2pt;margin-top:135.75pt;width:4.5pt;height:5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" fillcolor="red"/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9502AFB" wp14:editId="7AD9B608">
                <wp:simplePos x="0" y="0"/>
                <wp:positionH relativeFrom="column">
                  <wp:posOffset>805815</wp:posOffset>
                </wp:positionH>
                <wp:positionV relativeFrom="paragraph">
                  <wp:posOffset>1590675</wp:posOffset>
                </wp:positionV>
                <wp:extent cx="57150" cy="66675"/>
                <wp:effectExtent l="9525" t="5080" r="9525" b="13970"/>
                <wp:wrapNone/>
                <wp:docPr id="28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" cy="66675"/>
                        </a:xfrm>
                        <a:prstGeom prst="flowChartConnector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0EB04348" id="AutoShape 17" o:spid="_x0000_s1026" type="#_x0000_t120" style="position:absolute;margin-left:63.45pt;margin-top:125.25pt;width:4.5pt;height:5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" fillcolor="red"/>
            </w:pict>
          </mc:Fallback>
        </mc:AlternateContent>
      </w:r>
      <w:r w:rsidR="00FE1684">
        <w:rPr>
          <w:rFonts w:ascii="Arial" w:hAnsi="Arial" w:cs="Arial"/>
          <w:noProof/>
        </w:rPr>
        <w:drawing>
          <wp:inline distT="0" distB="0" distL="0" distR="0" wp14:anchorId="2886ABCF" wp14:editId="5179F98B">
            <wp:extent cx="1962150" cy="232410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1B43">
        <w:rPr>
          <w:rFonts w:ascii="Arial" w:hAnsi="Arial" w:cs="Arial"/>
        </w:rPr>
        <w:t xml:space="preserve">          </w:t>
      </w:r>
      <w:r w:rsidR="00C01B43">
        <w:rPr>
          <w:rFonts w:ascii="Arial" w:hAnsi="Arial" w:cs="Arial"/>
          <w:noProof/>
        </w:rPr>
        <w:drawing>
          <wp:inline distT="0" distB="0" distL="0" distR="0" wp14:anchorId="39AB3366" wp14:editId="6E9D524D">
            <wp:extent cx="2162175" cy="2163602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86" r="24467"/>
                    <a:stretch/>
                  </pic:blipFill>
                  <pic:spPr bwMode="auto">
                    <a:xfrm>
                      <a:off x="0" y="0"/>
                      <a:ext cx="2180532" cy="2181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E592BD" w14:textId="17645F7E" w:rsidR="00C01B43" w:rsidRDefault="00C01B43" w:rsidP="00F11A5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4DD4FB73" wp14:editId="7EC75F1C">
            <wp:extent cx="2858858" cy="145542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10" b="17486"/>
                    <a:stretch/>
                  </pic:blipFill>
                  <pic:spPr bwMode="auto">
                    <a:xfrm>
                      <a:off x="0" y="0"/>
                      <a:ext cx="2872540" cy="1462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   </w:t>
      </w:r>
      <w:r w:rsidR="00C221C2">
        <w:rPr>
          <w:rFonts w:ascii="Arial" w:hAnsi="Arial" w:cs="Arial"/>
          <w:noProof/>
        </w:rPr>
        <w:drawing>
          <wp:inline distT="0" distB="0" distL="0" distR="0" wp14:anchorId="55F6E6A7" wp14:editId="38EFE783">
            <wp:extent cx="2142549" cy="1593850"/>
            <wp:effectExtent l="0" t="0" r="0" b="635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36" t="12084" r="13636"/>
                    <a:stretch/>
                  </pic:blipFill>
                  <pic:spPr bwMode="auto">
                    <a:xfrm>
                      <a:off x="0" y="0"/>
                      <a:ext cx="2161011" cy="1607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05852F" w14:textId="77C139F9" w:rsidR="00FE1684" w:rsidRDefault="00FE1684" w:rsidP="00F11A53">
      <w:pPr>
        <w:spacing w:line="360" w:lineRule="auto"/>
        <w:jc w:val="both"/>
        <w:rPr>
          <w:rFonts w:ascii="Arial" w:hAnsi="Arial" w:cs="Arial"/>
        </w:rPr>
      </w:pPr>
    </w:p>
    <w:p w14:paraId="3A27FBC2" w14:textId="430D975C" w:rsidR="009E12EE" w:rsidRDefault="006770F5" w:rsidP="00F11A5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-</w:t>
      </w:r>
      <w:proofErr w:type="spellStart"/>
      <w:r w:rsidR="001A10F0">
        <w:rPr>
          <w:rFonts w:ascii="Arial" w:hAnsi="Arial" w:cs="Arial"/>
        </w:rPr>
        <w:t>Fig</w:t>
      </w:r>
      <w:proofErr w:type="spellEnd"/>
      <w:r w:rsidR="001A10F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7</w:t>
      </w:r>
      <w:r w:rsidR="002A426A">
        <w:rPr>
          <w:rFonts w:ascii="Arial" w:hAnsi="Arial" w:cs="Arial"/>
        </w:rPr>
        <w:t>:</w:t>
      </w:r>
      <w:r w:rsidR="001A10F0">
        <w:rPr>
          <w:rFonts w:ascii="Arial" w:hAnsi="Arial" w:cs="Arial"/>
        </w:rPr>
        <w:t xml:space="preserve"> </w:t>
      </w:r>
      <w:r w:rsidR="009E12EE">
        <w:rPr>
          <w:rFonts w:ascii="Arial" w:hAnsi="Arial" w:cs="Arial"/>
        </w:rPr>
        <w:t>Locais indicados para uso de BELOTERO</w:t>
      </w:r>
      <w:r w:rsidR="009E12EE" w:rsidRPr="0097344D">
        <w:rPr>
          <w:rFonts w:ascii="Arial" w:hAnsi="Arial" w:cs="Arial"/>
          <w:vertAlign w:val="superscript"/>
        </w:rPr>
        <w:t>®</w:t>
      </w:r>
      <w:r w:rsidR="009E12EE">
        <w:rPr>
          <w:rFonts w:ascii="Arial" w:hAnsi="Arial" w:cs="Arial"/>
        </w:rPr>
        <w:t xml:space="preserve"> Volume </w:t>
      </w:r>
      <w:proofErr w:type="spellStart"/>
      <w:r w:rsidR="009E12EE">
        <w:rPr>
          <w:rFonts w:ascii="Arial" w:hAnsi="Arial" w:cs="Arial"/>
        </w:rPr>
        <w:t>Lidocaine</w:t>
      </w:r>
      <w:proofErr w:type="spellEnd"/>
      <w:r w:rsidR="009E12EE">
        <w:rPr>
          <w:rFonts w:ascii="Arial" w:hAnsi="Arial" w:cs="Arial"/>
        </w:rPr>
        <w:t>.</w:t>
      </w:r>
    </w:p>
    <w:p w14:paraId="1B2F5D41" w14:textId="52D59CB9" w:rsidR="009E12EE" w:rsidRDefault="00404A1E" w:rsidP="00F11A53">
      <w:pPr>
        <w:spacing w:line="360" w:lineRule="auto"/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B6EEDE5" wp14:editId="711F004E">
                <wp:simplePos x="0" y="0"/>
                <wp:positionH relativeFrom="column">
                  <wp:posOffset>1196340</wp:posOffset>
                </wp:positionH>
                <wp:positionV relativeFrom="paragraph">
                  <wp:posOffset>1276350</wp:posOffset>
                </wp:positionV>
                <wp:extent cx="57150" cy="66675"/>
                <wp:effectExtent l="0" t="0" r="19050" b="28575"/>
                <wp:wrapNone/>
                <wp:docPr id="49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" cy="66675"/>
                        </a:xfrm>
                        <a:prstGeom prst="flowChartConnector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78FB3A7F" id="AutoShape 19" o:spid="_x0000_s1026" type="#_x0000_t120" style="position:absolute;margin-left:94.2pt;margin-top:100.5pt;width:4.5pt;height:5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" fillcolor="red"/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9B4F31D" wp14:editId="67EA409E">
                <wp:simplePos x="0" y="0"/>
                <wp:positionH relativeFrom="column">
                  <wp:posOffset>1358265</wp:posOffset>
                </wp:positionH>
                <wp:positionV relativeFrom="paragraph">
                  <wp:posOffset>890270</wp:posOffset>
                </wp:positionV>
                <wp:extent cx="57150" cy="66675"/>
                <wp:effectExtent l="0" t="0" r="19050" b="28575"/>
                <wp:wrapNone/>
                <wp:docPr id="50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" cy="66675"/>
                        </a:xfrm>
                        <a:prstGeom prst="flowChartConnector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37AA27EB" id="AutoShape 19" o:spid="_x0000_s1026" type="#_x0000_t120" style="position:absolute;margin-left:106.95pt;margin-top:70.1pt;width:4.5pt;height:5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" fillcolor="red"/>
            </w:pict>
          </mc:Fallback>
        </mc:AlternateContent>
      </w:r>
      <w:r w:rsidR="009E12EE">
        <w:rPr>
          <w:noProof/>
        </w:rPr>
        <w:drawing>
          <wp:inline distT="0" distB="0" distL="0" distR="0" wp14:anchorId="7B09E830" wp14:editId="489E3EEE">
            <wp:extent cx="1755140" cy="2078903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3001" cy="208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12EE">
        <w:t xml:space="preserve"> </w:t>
      </w:r>
      <w:r w:rsidR="00C221C2">
        <w:t xml:space="preserve">   </w:t>
      </w:r>
      <w:r>
        <w:t xml:space="preserve"> </w:t>
      </w:r>
      <w:r>
        <w:rPr>
          <w:noProof/>
        </w:rPr>
        <w:drawing>
          <wp:inline distT="0" distB="0" distL="0" distR="0" wp14:anchorId="0634351F" wp14:editId="5490D1EC">
            <wp:extent cx="3469498" cy="2171700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5051" cy="218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F9631" w14:textId="57599600" w:rsidR="001A10F0" w:rsidRDefault="001A10F0" w:rsidP="00F11A5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</w:t>
      </w:r>
      <w:r w:rsidR="00404A1E">
        <w:rPr>
          <w:rFonts w:ascii="Arial" w:hAnsi="Arial" w:cs="Arial"/>
        </w:rPr>
        <w:t xml:space="preserve">   </w:t>
      </w:r>
      <w:r w:rsidR="00404A1E">
        <w:rPr>
          <w:rFonts w:ascii="Arial" w:hAnsi="Arial" w:cs="Arial"/>
          <w:noProof/>
        </w:rPr>
        <w:drawing>
          <wp:inline distT="0" distB="0" distL="0" distR="0" wp14:anchorId="3FD3B0FB" wp14:editId="7A1D768A">
            <wp:extent cx="3295650" cy="2046773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1098" cy="206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C603C" w14:textId="6C6A470A" w:rsidR="00404A1E" w:rsidRDefault="00201551" w:rsidP="00F11A53">
      <w:pPr>
        <w:spacing w:line="360" w:lineRule="auto"/>
        <w:jc w:val="both"/>
        <w:rPr>
          <w:rFonts w:ascii="Arial" w:hAnsi="Arial" w:cs="Arial"/>
        </w:rPr>
      </w:pPr>
      <w:r w:rsidRPr="009D2571">
        <w:rPr>
          <w:rFonts w:ascii="Arial" w:hAnsi="Arial" w:cs="Arial"/>
          <w:color w:val="FF0000"/>
        </w:rPr>
        <w:t>[AS IMAGENS ACIMA DEVEM SER SUBSTITUIDAS]</w:t>
      </w:r>
    </w:p>
    <w:p w14:paraId="27E93802" w14:textId="77777777" w:rsidR="00327860" w:rsidRDefault="00327860" w:rsidP="00F11A53">
      <w:pPr>
        <w:pStyle w:val="xmsonormal"/>
        <w:spacing w:line="360" w:lineRule="auto"/>
        <w:rPr>
          <w:rFonts w:ascii="Arial" w:hAnsi="Arial" w:cs="Arial"/>
          <w:b/>
          <w:bCs/>
          <w:sz w:val="22"/>
          <w:szCs w:val="22"/>
        </w:rPr>
      </w:pPr>
    </w:p>
    <w:p w14:paraId="2B7E9AD4" w14:textId="77777777" w:rsidR="00327860" w:rsidRDefault="00327860" w:rsidP="00F11A53">
      <w:pPr>
        <w:pStyle w:val="xmsonormal"/>
        <w:spacing w:line="360" w:lineRule="auto"/>
        <w:rPr>
          <w:rFonts w:ascii="Arial" w:hAnsi="Arial" w:cs="Arial"/>
          <w:b/>
          <w:bCs/>
          <w:sz w:val="22"/>
          <w:szCs w:val="22"/>
        </w:rPr>
      </w:pPr>
    </w:p>
    <w:p w14:paraId="1285C0F4" w14:textId="3916671D" w:rsidR="00EA316C" w:rsidRPr="002A426A" w:rsidRDefault="002A426A" w:rsidP="00F11A53">
      <w:pPr>
        <w:pStyle w:val="xmsonormal"/>
        <w:spacing w:line="360" w:lineRule="auto"/>
        <w:rPr>
          <w:rFonts w:ascii="Arial" w:hAnsi="Arial" w:cs="Arial"/>
          <w:b/>
          <w:bCs/>
          <w:sz w:val="22"/>
          <w:szCs w:val="22"/>
        </w:rPr>
      </w:pPr>
      <w:r w:rsidRPr="002A426A">
        <w:rPr>
          <w:rFonts w:ascii="Arial" w:hAnsi="Arial" w:cs="Arial"/>
          <w:b/>
          <w:bCs/>
          <w:sz w:val="22"/>
          <w:szCs w:val="22"/>
        </w:rPr>
        <w:lastRenderedPageBreak/>
        <w:t>4) O QUE É O ÁCIDO HIALURÔNICO?</w:t>
      </w:r>
    </w:p>
    <w:p w14:paraId="7F8DE811" w14:textId="20901A76" w:rsidR="00B07A4E" w:rsidRDefault="00413F61" w:rsidP="00F11A53">
      <w:pPr>
        <w:pStyle w:val="xmsonormal"/>
        <w:spacing w:line="360" w:lineRule="auto"/>
        <w:jc w:val="both"/>
        <w:rPr>
          <w:rFonts w:ascii="Arial" w:hAnsi="Arial" w:cs="Arial"/>
          <w:sz w:val="22"/>
          <w:szCs w:val="22"/>
        </w:rPr>
      </w:pPr>
      <w:r w:rsidRPr="002B7DE8">
        <w:rPr>
          <w:rFonts w:ascii="Arial" w:hAnsi="Arial" w:cs="Arial"/>
          <w:sz w:val="22"/>
          <w:szCs w:val="22"/>
        </w:rPr>
        <w:t>O ácido hialurônico é uma macromolécula (</w:t>
      </w:r>
      <w:proofErr w:type="spellStart"/>
      <w:r w:rsidRPr="002B7DE8">
        <w:rPr>
          <w:rFonts w:ascii="Arial" w:hAnsi="Arial" w:cs="Arial"/>
          <w:sz w:val="22"/>
          <w:szCs w:val="22"/>
        </w:rPr>
        <w:t>biopolímero</w:t>
      </w:r>
      <w:proofErr w:type="spellEnd"/>
      <w:r w:rsidRPr="002B7DE8">
        <w:rPr>
          <w:rFonts w:ascii="Arial" w:hAnsi="Arial" w:cs="Arial"/>
          <w:sz w:val="22"/>
          <w:szCs w:val="22"/>
        </w:rPr>
        <w:t xml:space="preserve">), que se encontra distribuída por todos os tecidos neurais, epiteliais e conjuntivos, responsável por </w:t>
      </w:r>
      <w:proofErr w:type="spellStart"/>
      <w:r w:rsidRPr="002B7DE8">
        <w:rPr>
          <w:rFonts w:ascii="Arial" w:hAnsi="Arial" w:cs="Arial"/>
          <w:sz w:val="22"/>
          <w:szCs w:val="22"/>
        </w:rPr>
        <w:t>fornecer</w:t>
      </w:r>
      <w:proofErr w:type="spellEnd"/>
      <w:r w:rsidRPr="002B7DE8">
        <w:rPr>
          <w:rFonts w:ascii="Arial" w:hAnsi="Arial" w:cs="Arial"/>
          <w:sz w:val="22"/>
          <w:szCs w:val="22"/>
        </w:rPr>
        <w:t xml:space="preserve"> integridade estrutural a células e articulações. É</w:t>
      </w:r>
      <w:r w:rsidR="00FF0B76">
        <w:rPr>
          <w:rFonts w:ascii="Arial" w:hAnsi="Arial" w:cs="Arial"/>
          <w:sz w:val="22"/>
          <w:szCs w:val="22"/>
        </w:rPr>
        <w:t xml:space="preserve"> um componente natural da pele</w:t>
      </w:r>
      <w:r w:rsidR="002A426A">
        <w:rPr>
          <w:rFonts w:ascii="Arial" w:hAnsi="Arial" w:cs="Arial"/>
          <w:sz w:val="22"/>
          <w:szCs w:val="22"/>
        </w:rPr>
        <w:t>,</w:t>
      </w:r>
      <w:r w:rsidRPr="002B7DE8">
        <w:rPr>
          <w:rFonts w:ascii="Arial" w:hAnsi="Arial" w:cs="Arial"/>
          <w:sz w:val="22"/>
          <w:szCs w:val="22"/>
        </w:rPr>
        <w:t xml:space="preserve"> </w:t>
      </w:r>
      <w:r w:rsidR="008547E6" w:rsidRPr="002B7DE8">
        <w:rPr>
          <w:rFonts w:ascii="Arial" w:hAnsi="Arial" w:cs="Arial"/>
          <w:sz w:val="22"/>
          <w:szCs w:val="22"/>
        </w:rPr>
        <w:t xml:space="preserve">formado pelo ácido </w:t>
      </w:r>
      <w:proofErr w:type="spellStart"/>
      <w:r w:rsidR="008547E6" w:rsidRPr="002B7DE8">
        <w:rPr>
          <w:rFonts w:ascii="Arial" w:hAnsi="Arial" w:cs="Arial"/>
          <w:sz w:val="22"/>
          <w:szCs w:val="22"/>
        </w:rPr>
        <w:t>glucurônico</w:t>
      </w:r>
      <w:proofErr w:type="spellEnd"/>
      <w:r w:rsidR="008547E6" w:rsidRPr="002B7DE8">
        <w:rPr>
          <w:rFonts w:ascii="Arial" w:hAnsi="Arial" w:cs="Arial"/>
          <w:sz w:val="22"/>
          <w:szCs w:val="22"/>
        </w:rPr>
        <w:t xml:space="preserve"> e a N-</w:t>
      </w:r>
      <w:proofErr w:type="spellStart"/>
      <w:r w:rsidR="008547E6" w:rsidRPr="002B7DE8">
        <w:rPr>
          <w:rFonts w:ascii="Arial" w:hAnsi="Arial" w:cs="Arial"/>
          <w:sz w:val="22"/>
          <w:szCs w:val="22"/>
        </w:rPr>
        <w:t>acetilglicosamina</w:t>
      </w:r>
      <w:proofErr w:type="spellEnd"/>
      <w:r w:rsidR="006928F9" w:rsidRPr="002B7DE8">
        <w:rPr>
          <w:rFonts w:ascii="Arial" w:hAnsi="Arial" w:cs="Arial"/>
          <w:sz w:val="22"/>
          <w:szCs w:val="22"/>
        </w:rPr>
        <w:t>.</w:t>
      </w:r>
      <w:r w:rsidR="008547E6" w:rsidRPr="002B7DE8">
        <w:rPr>
          <w:rFonts w:ascii="Arial" w:hAnsi="Arial" w:cs="Arial"/>
          <w:sz w:val="22"/>
          <w:szCs w:val="22"/>
        </w:rPr>
        <w:t xml:space="preserve"> Apresenta textura viscosa </w:t>
      </w:r>
      <w:r w:rsidR="002A426A" w:rsidRPr="002B7DE8">
        <w:rPr>
          <w:rFonts w:ascii="Arial" w:hAnsi="Arial" w:cs="Arial"/>
          <w:sz w:val="22"/>
          <w:szCs w:val="22"/>
        </w:rPr>
        <w:t xml:space="preserve">e </w:t>
      </w:r>
      <w:r w:rsidR="002A426A" w:rsidRPr="002B7DE8">
        <w:rPr>
          <w:rStyle w:val="hgkelc"/>
          <w:rFonts w:ascii="Arial" w:hAnsi="Arial" w:cs="Arial"/>
          <w:sz w:val="22"/>
          <w:szCs w:val="22"/>
        </w:rPr>
        <w:t>sustenta</w:t>
      </w:r>
      <w:r w:rsidR="002B0C3D" w:rsidRPr="002B7DE8">
        <w:rPr>
          <w:rStyle w:val="hgkelc"/>
          <w:rFonts w:ascii="Arial" w:hAnsi="Arial" w:cs="Arial"/>
          <w:sz w:val="22"/>
          <w:szCs w:val="22"/>
        </w:rPr>
        <w:t>, preenche e hidrata a pele, mantendo-a lis</w:t>
      </w:r>
      <w:r w:rsidR="008547E6" w:rsidRPr="002B7DE8">
        <w:rPr>
          <w:rFonts w:ascii="Arial" w:hAnsi="Arial" w:cs="Arial"/>
          <w:sz w:val="22"/>
          <w:szCs w:val="22"/>
        </w:rPr>
        <w:t>a</w:t>
      </w:r>
      <w:r w:rsidR="00B46794" w:rsidRPr="002B7DE8">
        <w:rPr>
          <w:rFonts w:ascii="Arial" w:hAnsi="Arial" w:cs="Arial"/>
          <w:sz w:val="22"/>
          <w:szCs w:val="22"/>
        </w:rPr>
        <w:t xml:space="preserve"> e</w:t>
      </w:r>
      <w:r w:rsidR="008547E6" w:rsidRPr="002B7DE8">
        <w:rPr>
          <w:rFonts w:ascii="Arial" w:hAnsi="Arial" w:cs="Arial"/>
          <w:sz w:val="22"/>
          <w:szCs w:val="22"/>
        </w:rPr>
        <w:t xml:space="preserve"> elástica.</w:t>
      </w:r>
      <w:r w:rsidRPr="002B7DE8">
        <w:rPr>
          <w:rFonts w:ascii="Arial" w:hAnsi="Arial" w:cs="Arial"/>
          <w:sz w:val="22"/>
          <w:szCs w:val="22"/>
        </w:rPr>
        <w:t xml:space="preserve"> </w:t>
      </w:r>
      <w:r w:rsidR="00B46794" w:rsidRPr="002B7DE8">
        <w:rPr>
          <w:rFonts w:ascii="Arial" w:hAnsi="Arial" w:cs="Arial"/>
          <w:sz w:val="22"/>
          <w:szCs w:val="22"/>
        </w:rPr>
        <w:t>Naturalmente a pele é rica em ácido hialurônico, mas com o passar dos anos, a pele d</w:t>
      </w:r>
      <w:r w:rsidR="002B7DE8" w:rsidRPr="002B7DE8">
        <w:rPr>
          <w:rFonts w:ascii="Arial" w:hAnsi="Arial" w:cs="Arial"/>
          <w:sz w:val="22"/>
          <w:szCs w:val="22"/>
        </w:rPr>
        <w:t>a face apresenta sinais de ressecamento, diminuição da elasticidade, perda de volume, e o consequente aparecimento das rugas</w:t>
      </w:r>
      <w:r w:rsidR="00AA7D5B">
        <w:rPr>
          <w:rFonts w:ascii="Arial" w:hAnsi="Arial" w:cs="Arial"/>
          <w:sz w:val="22"/>
          <w:szCs w:val="22"/>
        </w:rPr>
        <w:t>.</w:t>
      </w:r>
      <w:r w:rsidR="00201551">
        <w:rPr>
          <w:rFonts w:ascii="Arial" w:hAnsi="Arial" w:cs="Arial"/>
          <w:sz w:val="22"/>
          <w:szCs w:val="22"/>
        </w:rPr>
        <w:t xml:space="preserve"> </w:t>
      </w:r>
      <w:r w:rsidR="00AA7D5B">
        <w:rPr>
          <w:rFonts w:ascii="Arial" w:hAnsi="Arial" w:cs="Arial"/>
          <w:sz w:val="22"/>
          <w:szCs w:val="22"/>
        </w:rPr>
        <w:t xml:space="preserve">(9) </w:t>
      </w:r>
    </w:p>
    <w:p w14:paraId="3F03DA19" w14:textId="77777777" w:rsidR="001A10F0" w:rsidRPr="002B7DE8" w:rsidRDefault="001A10F0" w:rsidP="00F11A53">
      <w:pPr>
        <w:pStyle w:val="xmsonormal"/>
        <w:spacing w:line="360" w:lineRule="auto"/>
        <w:jc w:val="both"/>
        <w:rPr>
          <w:rFonts w:ascii="Arial" w:hAnsi="Arial" w:cs="Arial"/>
          <w:sz w:val="22"/>
          <w:szCs w:val="22"/>
        </w:rPr>
      </w:pPr>
    </w:p>
    <w:p w14:paraId="1252400E" w14:textId="47149DCA" w:rsidR="006928F9" w:rsidRDefault="00550388" w:rsidP="00F11A53">
      <w:pPr>
        <w:pStyle w:val="xmsonormal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3E88EC" wp14:editId="13ADEFF3">
                <wp:simplePos x="0" y="0"/>
                <wp:positionH relativeFrom="column">
                  <wp:posOffset>405765</wp:posOffset>
                </wp:positionH>
                <wp:positionV relativeFrom="paragraph">
                  <wp:posOffset>2528570</wp:posOffset>
                </wp:positionV>
                <wp:extent cx="4010025" cy="342900"/>
                <wp:effectExtent l="0" t="0" r="9525" b="0"/>
                <wp:wrapNone/>
                <wp:docPr id="2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0025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C007BB" w14:textId="6CA08657" w:rsidR="002B7DE8" w:rsidRDefault="00AA7D5B">
                            <w:r>
                              <w:t>-</w:t>
                            </w:r>
                            <w:r w:rsidR="002B7DE8">
                              <w:t xml:space="preserve">Fig </w:t>
                            </w:r>
                            <w:r>
                              <w:t>8</w:t>
                            </w:r>
                            <w:r w:rsidR="00F40E7F">
                              <w:t>:</w:t>
                            </w:r>
                            <w:r w:rsidR="002B7DE8">
                              <w:t xml:space="preserve"> Molécula do Ácido Hialurônico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type w14:anchorId="0A3E88EC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31.95pt;margin-top:199.1pt;width:315.75pt;height:2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" stroked="f">
                <v:textbox>
                  <w:txbxContent>
                    <w:p w14:paraId="4AC007BB" w14:textId="6CA08657" w:rsidR="002B7DE8" w:rsidRDefault="00AA7D5B">
                      <w:r>
                        <w:t>-</w:t>
                      </w:r>
                      <w:r w:rsidR="002B7DE8">
                        <w:t xml:space="preserve">Fig </w:t>
                      </w:r>
                      <w:r>
                        <w:t>8</w:t>
                      </w:r>
                      <w:r w:rsidR="00F40E7F">
                        <w:t>:</w:t>
                      </w:r>
                      <w:r w:rsidR="002B7DE8">
                        <w:t xml:space="preserve"> Molécula do Ácido Hialurônico</w:t>
                      </w:r>
                    </w:p>
                  </w:txbxContent>
                </v:textbox>
              </v:shape>
            </w:pict>
          </mc:Fallback>
        </mc:AlternateContent>
      </w:r>
      <w:r w:rsidR="006928F9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919BD79" wp14:editId="4EE4D2F7">
            <wp:extent cx="5400040" cy="24663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05EC7" w14:textId="0CEEB4A7" w:rsidR="006928F9" w:rsidRDefault="006928F9" w:rsidP="00F11A53">
      <w:pPr>
        <w:pStyle w:val="xmsonormal"/>
        <w:spacing w:line="360" w:lineRule="auto"/>
        <w:rPr>
          <w:rFonts w:ascii="Arial" w:hAnsi="Arial" w:cs="Arial"/>
          <w:sz w:val="22"/>
          <w:szCs w:val="22"/>
        </w:rPr>
      </w:pPr>
    </w:p>
    <w:p w14:paraId="4DBD5735" w14:textId="1CDF51F1" w:rsidR="00413F61" w:rsidRPr="006928F9" w:rsidRDefault="002B7DE8" w:rsidP="00F11A53">
      <w:pPr>
        <w:pStyle w:val="xmsonormal"/>
        <w:spacing w:line="360" w:lineRule="auto"/>
        <w:jc w:val="both"/>
        <w:rPr>
          <w:rFonts w:ascii="Arial" w:hAnsi="Arial" w:cs="Arial"/>
          <w:color w:val="FF0000"/>
          <w:sz w:val="22"/>
          <w:szCs w:val="22"/>
        </w:rPr>
      </w:pPr>
      <w:r w:rsidRPr="002C0559">
        <w:rPr>
          <w:rFonts w:ascii="Arial" w:hAnsi="Arial" w:cs="Arial"/>
          <w:sz w:val="22"/>
          <w:szCs w:val="22"/>
        </w:rPr>
        <w:t>Geralmente essas manifestações ocorrem após os vinte e cinco anos de idade.</w:t>
      </w:r>
      <w:r w:rsidR="002B0C3D" w:rsidRPr="002C0559">
        <w:rPr>
          <w:rFonts w:ascii="Arial" w:hAnsi="Arial" w:cs="Arial"/>
          <w:sz w:val="22"/>
          <w:szCs w:val="22"/>
        </w:rPr>
        <w:t xml:space="preserve"> </w:t>
      </w:r>
      <w:r w:rsidR="00F11A53" w:rsidRPr="002C0559">
        <w:rPr>
          <w:rFonts w:ascii="Arial" w:hAnsi="Arial" w:cs="Arial"/>
          <w:sz w:val="22"/>
          <w:szCs w:val="22"/>
        </w:rPr>
        <w:t>A infiltração</w:t>
      </w:r>
      <w:r w:rsidRPr="002C0559">
        <w:rPr>
          <w:rFonts w:ascii="Arial" w:hAnsi="Arial" w:cs="Arial"/>
          <w:sz w:val="22"/>
          <w:szCs w:val="22"/>
        </w:rPr>
        <w:t xml:space="preserve"> local na pele da face com essa substância </w:t>
      </w:r>
      <w:r w:rsidR="002B0C3D" w:rsidRPr="002C0559">
        <w:rPr>
          <w:rFonts w:ascii="Arial" w:hAnsi="Arial" w:cs="Arial"/>
          <w:sz w:val="22"/>
          <w:szCs w:val="22"/>
        </w:rPr>
        <w:t>não apresenta rejeição local</w:t>
      </w:r>
      <w:r w:rsidR="00F11A53" w:rsidRPr="002C0559">
        <w:rPr>
          <w:rFonts w:ascii="Arial" w:hAnsi="Arial" w:cs="Arial"/>
          <w:sz w:val="22"/>
          <w:szCs w:val="22"/>
        </w:rPr>
        <w:t>,</w:t>
      </w:r>
      <w:r w:rsidR="002B0C3D" w:rsidRPr="002C0559">
        <w:rPr>
          <w:rFonts w:ascii="Arial" w:hAnsi="Arial" w:cs="Arial"/>
          <w:sz w:val="22"/>
          <w:szCs w:val="22"/>
        </w:rPr>
        <w:t xml:space="preserve"> porq</w:t>
      </w:r>
      <w:r w:rsidR="002B0C3D" w:rsidRPr="002C0559">
        <w:rPr>
          <w:rStyle w:val="hgkelc"/>
          <w:rFonts w:ascii="Arial" w:hAnsi="Arial" w:cs="Arial"/>
          <w:sz w:val="22"/>
          <w:szCs w:val="22"/>
        </w:rPr>
        <w:t xml:space="preserve">ue é um componente fisiológico da pele. Existe um tipo de ácido hialurônico específico </w:t>
      </w:r>
      <w:r w:rsidRPr="002C0559">
        <w:rPr>
          <w:rStyle w:val="hgkelc"/>
          <w:rFonts w:ascii="Arial" w:hAnsi="Arial" w:cs="Arial"/>
          <w:sz w:val="22"/>
          <w:szCs w:val="22"/>
        </w:rPr>
        <w:t xml:space="preserve">indicado </w:t>
      </w:r>
      <w:r w:rsidR="002B0C3D" w:rsidRPr="002C0559">
        <w:rPr>
          <w:rStyle w:val="hgkelc"/>
          <w:rFonts w:ascii="Arial" w:hAnsi="Arial" w:cs="Arial"/>
          <w:sz w:val="22"/>
          <w:szCs w:val="22"/>
        </w:rPr>
        <w:t>para cada tipo de aplicação</w:t>
      </w:r>
      <w:r w:rsidR="006D428B" w:rsidRPr="002C0559">
        <w:rPr>
          <w:rStyle w:val="hgkelc"/>
          <w:rFonts w:ascii="Arial" w:hAnsi="Arial" w:cs="Arial"/>
          <w:sz w:val="22"/>
          <w:szCs w:val="22"/>
        </w:rPr>
        <w:t xml:space="preserve">, a depender de qual região da face iremos </w:t>
      </w:r>
      <w:r w:rsidR="00F11A53" w:rsidRPr="002C0559">
        <w:rPr>
          <w:rStyle w:val="hgkelc"/>
          <w:rFonts w:ascii="Arial" w:hAnsi="Arial" w:cs="Arial"/>
          <w:sz w:val="22"/>
          <w:szCs w:val="22"/>
        </w:rPr>
        <w:t>tratar:</w:t>
      </w:r>
      <w:r w:rsidR="006D428B" w:rsidRPr="002C0559">
        <w:rPr>
          <w:rStyle w:val="hgkelc"/>
          <w:rFonts w:ascii="Arial" w:hAnsi="Arial" w:cs="Arial"/>
          <w:sz w:val="22"/>
          <w:szCs w:val="22"/>
        </w:rPr>
        <w:t xml:space="preserve"> rugas</w:t>
      </w:r>
      <w:r w:rsidRPr="002C0559">
        <w:rPr>
          <w:rStyle w:val="hgkelc"/>
          <w:rFonts w:ascii="Arial" w:hAnsi="Arial" w:cs="Arial"/>
          <w:sz w:val="22"/>
          <w:szCs w:val="22"/>
        </w:rPr>
        <w:t xml:space="preserve"> longitudinais </w:t>
      </w:r>
      <w:proofErr w:type="spellStart"/>
      <w:r w:rsidRPr="002C0559">
        <w:rPr>
          <w:rStyle w:val="hgkelc"/>
          <w:rFonts w:ascii="Arial" w:hAnsi="Arial" w:cs="Arial"/>
          <w:sz w:val="22"/>
          <w:szCs w:val="22"/>
        </w:rPr>
        <w:t>nasolabial</w:t>
      </w:r>
      <w:proofErr w:type="spellEnd"/>
      <w:r w:rsidRPr="002C0559">
        <w:rPr>
          <w:rStyle w:val="hgkelc"/>
          <w:rFonts w:ascii="Arial" w:hAnsi="Arial" w:cs="Arial"/>
          <w:sz w:val="22"/>
          <w:szCs w:val="22"/>
        </w:rPr>
        <w:t xml:space="preserve">, rugas na região superior do lábio, </w:t>
      </w:r>
      <w:del w:id="9" w:author="Figueredo, Vinicius [2]" w:date="2020-12-15T11:23:00Z">
        <w:r w:rsidRPr="002C0559" w:rsidDel="00035B1C">
          <w:rPr>
            <w:rStyle w:val="hgkelc"/>
            <w:rFonts w:ascii="Arial" w:hAnsi="Arial" w:cs="Arial"/>
            <w:sz w:val="22"/>
            <w:szCs w:val="22"/>
          </w:rPr>
          <w:delText>do</w:delText>
        </w:r>
      </w:del>
      <w:r w:rsidRPr="002C0559">
        <w:rPr>
          <w:rStyle w:val="hgkelc"/>
          <w:rFonts w:ascii="Arial" w:hAnsi="Arial" w:cs="Arial"/>
          <w:sz w:val="22"/>
          <w:szCs w:val="22"/>
        </w:rPr>
        <w:t xml:space="preserve"> nariz, </w:t>
      </w:r>
      <w:del w:id="10" w:author="Figueredo, Vinicius [2]" w:date="2020-12-15T11:23:00Z">
        <w:r w:rsidR="006D428B" w:rsidRPr="002C0559" w:rsidDel="00035B1C">
          <w:rPr>
            <w:rStyle w:val="hgkelc"/>
            <w:rFonts w:ascii="Arial" w:hAnsi="Arial" w:cs="Arial"/>
            <w:sz w:val="22"/>
            <w:szCs w:val="22"/>
          </w:rPr>
          <w:delText>rugas verticais glabelares</w:delText>
        </w:r>
        <w:r w:rsidR="0097344D" w:rsidRPr="002C0559" w:rsidDel="00035B1C">
          <w:rPr>
            <w:rStyle w:val="hgkelc"/>
            <w:rFonts w:ascii="Arial" w:hAnsi="Arial" w:cs="Arial"/>
            <w:sz w:val="22"/>
            <w:szCs w:val="22"/>
          </w:rPr>
          <w:delText xml:space="preserve"> </w:delText>
        </w:r>
      </w:del>
      <w:r w:rsidR="0097344D" w:rsidRPr="002C0559">
        <w:rPr>
          <w:rStyle w:val="hgkelc"/>
          <w:rFonts w:ascii="Arial" w:hAnsi="Arial" w:cs="Arial"/>
          <w:sz w:val="22"/>
          <w:szCs w:val="22"/>
        </w:rPr>
        <w:t xml:space="preserve">ou </w:t>
      </w:r>
      <w:del w:id="11" w:author="Figueredo, Vinicius [2]" w:date="2020-12-15T11:23:00Z">
        <w:r w:rsidR="0097344D" w:rsidRPr="002C0559" w:rsidDel="00035B1C">
          <w:rPr>
            <w:rStyle w:val="hgkelc"/>
            <w:rFonts w:ascii="Arial" w:hAnsi="Arial" w:cs="Arial"/>
            <w:sz w:val="22"/>
            <w:szCs w:val="22"/>
          </w:rPr>
          <w:delText>mentonianas</w:delText>
        </w:r>
      </w:del>
      <w:ins w:id="12" w:author="Figueredo, Vinicius [2]" w:date="2020-12-15T11:23:00Z">
        <w:r w:rsidR="00035B1C">
          <w:rPr>
            <w:rStyle w:val="hgkelc"/>
            <w:rFonts w:ascii="Arial" w:hAnsi="Arial" w:cs="Arial"/>
            <w:sz w:val="22"/>
            <w:szCs w:val="22"/>
          </w:rPr>
          <w:t xml:space="preserve"> mento</w:t>
        </w:r>
      </w:ins>
      <w:r w:rsidR="0037290E" w:rsidRPr="002C0559">
        <w:rPr>
          <w:rStyle w:val="hgkelc"/>
          <w:rFonts w:ascii="Arial" w:hAnsi="Arial" w:cs="Arial"/>
          <w:sz w:val="22"/>
          <w:szCs w:val="22"/>
        </w:rPr>
        <w:t xml:space="preserve">. </w:t>
      </w:r>
      <w:r w:rsidR="0037290E" w:rsidRPr="002C0559">
        <w:rPr>
          <w:rStyle w:val="jlqj4b"/>
          <w:rFonts w:ascii="Arial" w:hAnsi="Arial" w:cs="Arial"/>
          <w:sz w:val="22"/>
          <w:szCs w:val="22"/>
          <w:lang w:val="pt-PT"/>
        </w:rPr>
        <w:t>O conhecimento da molécula e das suas propriedades</w:t>
      </w:r>
      <w:r w:rsidR="00FE20C2" w:rsidRPr="002C0559">
        <w:rPr>
          <w:rStyle w:val="jlqj4b"/>
          <w:rFonts w:ascii="Arial" w:hAnsi="Arial" w:cs="Arial"/>
          <w:sz w:val="22"/>
          <w:szCs w:val="22"/>
          <w:lang w:val="pt-PT"/>
        </w:rPr>
        <w:t xml:space="preserve"> podem </w:t>
      </w:r>
      <w:r w:rsidR="0037290E" w:rsidRPr="002C0559">
        <w:rPr>
          <w:rStyle w:val="jlqj4b"/>
          <w:rFonts w:ascii="Arial" w:hAnsi="Arial" w:cs="Arial"/>
          <w:sz w:val="22"/>
          <w:szCs w:val="22"/>
          <w:lang w:val="pt-PT"/>
        </w:rPr>
        <w:t>ajudar os médicos na escolha</w:t>
      </w:r>
      <w:r w:rsidR="00FE20C2" w:rsidRPr="002C0559">
        <w:rPr>
          <w:rStyle w:val="jlqj4b"/>
          <w:rFonts w:ascii="Arial" w:hAnsi="Arial" w:cs="Arial"/>
          <w:sz w:val="22"/>
          <w:szCs w:val="22"/>
          <w:lang w:val="pt-PT"/>
        </w:rPr>
        <w:t xml:space="preserve"> específica de qual tipo de ácido hialurônico utilizar no tratamento com infiltração na face, a partir das queixas dos pacientes. A infiltração</w:t>
      </w:r>
      <w:r w:rsidR="002C0559" w:rsidRPr="002C0559">
        <w:rPr>
          <w:rStyle w:val="jlqj4b"/>
          <w:rFonts w:ascii="Arial" w:hAnsi="Arial" w:cs="Arial"/>
          <w:sz w:val="22"/>
          <w:szCs w:val="22"/>
          <w:lang w:val="pt-PT"/>
        </w:rPr>
        <w:t xml:space="preserve"> deverá ser realizada por profissional experiente, com treinamento específico e adequado, para que os resultados finais beneficiem o paciente.</w:t>
      </w:r>
      <w:r w:rsidR="002C0559">
        <w:rPr>
          <w:rStyle w:val="jlqj4b"/>
          <w:rFonts w:ascii="Arial" w:hAnsi="Arial" w:cs="Arial"/>
          <w:sz w:val="22"/>
          <w:szCs w:val="22"/>
          <w:lang w:val="pt-PT"/>
        </w:rPr>
        <w:t xml:space="preserve"> </w:t>
      </w:r>
      <w:r w:rsidR="0097344D">
        <w:rPr>
          <w:rStyle w:val="hgkelc"/>
          <w:rFonts w:ascii="Arial" w:hAnsi="Arial" w:cs="Arial"/>
          <w:sz w:val="22"/>
          <w:szCs w:val="22"/>
        </w:rPr>
        <w:lastRenderedPageBreak/>
        <w:t>Uma das</w:t>
      </w:r>
      <w:r w:rsidR="00413F61" w:rsidRPr="006928F9">
        <w:rPr>
          <w:rStyle w:val="hgkelc"/>
          <w:rFonts w:ascii="Arial" w:hAnsi="Arial" w:cs="Arial"/>
          <w:sz w:val="22"/>
          <w:szCs w:val="22"/>
        </w:rPr>
        <w:t xml:space="preserve"> principa</w:t>
      </w:r>
      <w:r w:rsidR="0097344D">
        <w:rPr>
          <w:rStyle w:val="hgkelc"/>
          <w:rFonts w:ascii="Arial" w:hAnsi="Arial" w:cs="Arial"/>
          <w:sz w:val="22"/>
          <w:szCs w:val="22"/>
        </w:rPr>
        <w:t>is</w:t>
      </w:r>
      <w:r w:rsidR="00413F61" w:rsidRPr="006928F9">
        <w:rPr>
          <w:rStyle w:val="hgkelc"/>
          <w:rFonts w:ascii="Arial" w:hAnsi="Arial" w:cs="Arial"/>
          <w:sz w:val="22"/>
          <w:szCs w:val="22"/>
        </w:rPr>
        <w:t xml:space="preserve"> indica</w:t>
      </w:r>
      <w:r w:rsidR="0097344D">
        <w:rPr>
          <w:rStyle w:val="hgkelc"/>
          <w:rFonts w:ascii="Arial" w:hAnsi="Arial" w:cs="Arial"/>
          <w:sz w:val="22"/>
          <w:szCs w:val="22"/>
        </w:rPr>
        <w:t>çõ</w:t>
      </w:r>
      <w:r w:rsidR="007B12D9">
        <w:rPr>
          <w:rStyle w:val="hgkelc"/>
          <w:rFonts w:ascii="Arial" w:hAnsi="Arial" w:cs="Arial"/>
          <w:sz w:val="22"/>
          <w:szCs w:val="22"/>
        </w:rPr>
        <w:t>e</w:t>
      </w:r>
      <w:r w:rsidR="0097344D">
        <w:rPr>
          <w:rStyle w:val="hgkelc"/>
          <w:rFonts w:ascii="Arial" w:hAnsi="Arial" w:cs="Arial"/>
          <w:sz w:val="22"/>
          <w:szCs w:val="22"/>
        </w:rPr>
        <w:t>s</w:t>
      </w:r>
      <w:r w:rsidR="00413F61" w:rsidRPr="006928F9">
        <w:rPr>
          <w:rStyle w:val="hgkelc"/>
          <w:rFonts w:ascii="Arial" w:hAnsi="Arial" w:cs="Arial"/>
          <w:sz w:val="22"/>
          <w:szCs w:val="22"/>
        </w:rPr>
        <w:t xml:space="preserve"> da injeção de ácido </w:t>
      </w:r>
      <w:r w:rsidR="00201551" w:rsidRPr="006928F9">
        <w:rPr>
          <w:rStyle w:val="hgkelc"/>
          <w:rFonts w:ascii="Arial" w:hAnsi="Arial" w:cs="Arial"/>
          <w:sz w:val="22"/>
          <w:szCs w:val="22"/>
        </w:rPr>
        <w:t>hialurônico</w:t>
      </w:r>
      <w:r w:rsidR="00413F61" w:rsidRPr="006928F9">
        <w:rPr>
          <w:rStyle w:val="hgkelc"/>
          <w:rFonts w:ascii="Arial" w:hAnsi="Arial" w:cs="Arial"/>
          <w:sz w:val="22"/>
          <w:szCs w:val="22"/>
        </w:rPr>
        <w:t xml:space="preserve"> é conferir volume</w:t>
      </w:r>
      <w:r w:rsidR="002C0559">
        <w:rPr>
          <w:rStyle w:val="hgkelc"/>
          <w:rFonts w:ascii="Arial" w:hAnsi="Arial" w:cs="Arial"/>
          <w:sz w:val="22"/>
          <w:szCs w:val="22"/>
        </w:rPr>
        <w:t xml:space="preserve"> remodelando o contorno e a topografia facial</w:t>
      </w:r>
      <w:r w:rsidR="0097344D">
        <w:rPr>
          <w:rStyle w:val="hgkelc"/>
          <w:rFonts w:ascii="Arial" w:hAnsi="Arial" w:cs="Arial"/>
          <w:sz w:val="22"/>
          <w:szCs w:val="22"/>
        </w:rPr>
        <w:t>, além de hidratar</w:t>
      </w:r>
      <w:r w:rsidR="002C0559">
        <w:rPr>
          <w:rStyle w:val="hgkelc"/>
          <w:rFonts w:ascii="Arial" w:hAnsi="Arial" w:cs="Arial"/>
          <w:sz w:val="22"/>
          <w:szCs w:val="22"/>
        </w:rPr>
        <w:t xml:space="preserve"> e revitalizar a pele.</w:t>
      </w:r>
      <w:r w:rsidR="00201551">
        <w:rPr>
          <w:rStyle w:val="hgkelc"/>
          <w:rFonts w:ascii="Arial" w:hAnsi="Arial" w:cs="Arial"/>
          <w:sz w:val="22"/>
          <w:szCs w:val="22"/>
        </w:rPr>
        <w:t xml:space="preserve"> </w:t>
      </w:r>
      <w:r w:rsidR="002C0559">
        <w:rPr>
          <w:rStyle w:val="hgkelc"/>
          <w:rFonts w:ascii="Arial" w:hAnsi="Arial" w:cs="Arial"/>
          <w:sz w:val="22"/>
          <w:szCs w:val="22"/>
        </w:rPr>
        <w:t>(</w:t>
      </w:r>
      <w:r w:rsidR="00201551">
        <w:rPr>
          <w:rStyle w:val="hgkelc"/>
          <w:rFonts w:ascii="Arial" w:hAnsi="Arial" w:cs="Arial"/>
          <w:sz w:val="22"/>
          <w:szCs w:val="22"/>
        </w:rPr>
        <w:t>9-</w:t>
      </w:r>
      <w:r w:rsidR="00BA3194">
        <w:rPr>
          <w:rStyle w:val="hgkelc"/>
          <w:rFonts w:ascii="Arial" w:hAnsi="Arial" w:cs="Arial"/>
          <w:sz w:val="22"/>
          <w:szCs w:val="22"/>
        </w:rPr>
        <w:t>11)</w:t>
      </w:r>
    </w:p>
    <w:p w14:paraId="31CB8958" w14:textId="6CF30219" w:rsidR="00EA316C" w:rsidRPr="00F11A53" w:rsidRDefault="00F11A53" w:rsidP="00F11A53">
      <w:pPr>
        <w:pStyle w:val="xmsonormal"/>
        <w:spacing w:line="360" w:lineRule="auto"/>
        <w:rPr>
          <w:rFonts w:ascii="Arial" w:hAnsi="Arial" w:cs="Arial"/>
          <w:b/>
          <w:bCs/>
          <w:sz w:val="22"/>
          <w:szCs w:val="22"/>
        </w:rPr>
      </w:pPr>
      <w:r w:rsidRPr="00F11A53">
        <w:rPr>
          <w:rFonts w:ascii="Arial" w:hAnsi="Arial" w:cs="Arial"/>
          <w:b/>
          <w:bCs/>
          <w:sz w:val="22"/>
          <w:szCs w:val="22"/>
        </w:rPr>
        <w:t>5) QUAL O MECANISMO DE AÇÃO DO ÁCIDO HIALURÔNICO?</w:t>
      </w:r>
    </w:p>
    <w:p w14:paraId="785BCD9B" w14:textId="086B6347" w:rsidR="006D428B" w:rsidRPr="0097344D" w:rsidRDefault="006D428B" w:rsidP="00F11A53">
      <w:pPr>
        <w:pStyle w:val="xmsonormal"/>
        <w:spacing w:line="360" w:lineRule="auto"/>
        <w:jc w:val="both"/>
        <w:rPr>
          <w:rFonts w:ascii="Arial" w:hAnsi="Arial" w:cs="Arial"/>
          <w:sz w:val="22"/>
          <w:szCs w:val="22"/>
        </w:rPr>
      </w:pPr>
      <w:r w:rsidRPr="0097344D">
        <w:rPr>
          <w:rFonts w:ascii="Arial" w:hAnsi="Arial" w:cs="Arial"/>
          <w:sz w:val="22"/>
          <w:szCs w:val="22"/>
        </w:rPr>
        <w:t>O ácido hialurônico atra</w:t>
      </w:r>
      <w:r w:rsidR="004A15A3">
        <w:rPr>
          <w:rFonts w:ascii="Arial" w:hAnsi="Arial" w:cs="Arial"/>
          <w:sz w:val="22"/>
          <w:szCs w:val="22"/>
        </w:rPr>
        <w:t>i</w:t>
      </w:r>
      <w:r w:rsidRPr="0097344D">
        <w:rPr>
          <w:rFonts w:ascii="Arial" w:hAnsi="Arial" w:cs="Arial"/>
          <w:sz w:val="22"/>
          <w:szCs w:val="22"/>
        </w:rPr>
        <w:t xml:space="preserve"> e retém a água ao seu redor, </w:t>
      </w:r>
      <w:r w:rsidR="0097344D" w:rsidRPr="0097344D">
        <w:rPr>
          <w:rFonts w:ascii="Arial" w:hAnsi="Arial" w:cs="Arial"/>
          <w:sz w:val="22"/>
          <w:szCs w:val="22"/>
        </w:rPr>
        <w:t>resultando em</w:t>
      </w:r>
      <w:r w:rsidRPr="0097344D">
        <w:rPr>
          <w:rFonts w:ascii="Arial" w:hAnsi="Arial" w:cs="Arial"/>
          <w:sz w:val="22"/>
          <w:szCs w:val="22"/>
        </w:rPr>
        <w:t xml:space="preserve"> viço, firmeza e textura </w:t>
      </w:r>
      <w:r w:rsidR="0097344D" w:rsidRPr="0097344D">
        <w:rPr>
          <w:rFonts w:ascii="Arial" w:hAnsi="Arial" w:cs="Arial"/>
          <w:sz w:val="22"/>
          <w:szCs w:val="22"/>
        </w:rPr>
        <w:t>uniforme</w:t>
      </w:r>
      <w:r w:rsidRPr="0097344D">
        <w:rPr>
          <w:rFonts w:ascii="Arial" w:hAnsi="Arial" w:cs="Arial"/>
          <w:sz w:val="22"/>
          <w:szCs w:val="22"/>
        </w:rPr>
        <w:t xml:space="preserve"> à pele</w:t>
      </w:r>
      <w:r w:rsidR="0097344D" w:rsidRPr="0097344D">
        <w:rPr>
          <w:rFonts w:ascii="Arial" w:hAnsi="Arial" w:cs="Arial"/>
          <w:sz w:val="22"/>
          <w:szCs w:val="22"/>
        </w:rPr>
        <w:t xml:space="preserve">, mesmo na presença de </w:t>
      </w:r>
      <w:r w:rsidR="00B07A4E" w:rsidRPr="0097344D">
        <w:rPr>
          <w:rFonts w:ascii="Arial" w:hAnsi="Arial" w:cs="Arial"/>
          <w:sz w:val="22"/>
          <w:szCs w:val="22"/>
        </w:rPr>
        <w:t>rugas mais profundas.</w:t>
      </w:r>
      <w:r w:rsidR="00201551">
        <w:rPr>
          <w:rFonts w:ascii="Arial" w:hAnsi="Arial" w:cs="Arial"/>
          <w:sz w:val="22"/>
          <w:szCs w:val="22"/>
        </w:rPr>
        <w:t xml:space="preserve"> </w:t>
      </w:r>
      <w:r w:rsidR="00BA3194">
        <w:rPr>
          <w:rFonts w:ascii="Arial" w:hAnsi="Arial" w:cs="Arial"/>
          <w:sz w:val="22"/>
          <w:szCs w:val="22"/>
        </w:rPr>
        <w:t>(5)</w:t>
      </w:r>
    </w:p>
    <w:p w14:paraId="33C8A0CF" w14:textId="614354CF" w:rsidR="006928F9" w:rsidRDefault="00550388" w:rsidP="00F11A53">
      <w:pPr>
        <w:pStyle w:val="xmsonormal"/>
        <w:spacing w:line="360" w:lineRule="auto"/>
        <w:rPr>
          <w:rFonts w:ascii="Arial" w:hAnsi="Arial" w:cs="Arial"/>
          <w:color w:val="FF0000"/>
          <w:sz w:val="22"/>
          <w:szCs w:val="22"/>
        </w:rPr>
      </w:pPr>
      <w:r>
        <w:rPr>
          <w:rFonts w:ascii="Arial" w:hAnsi="Arial" w:cs="Arial"/>
          <w:noProof/>
          <w:color w:val="FF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601E715" wp14:editId="2D5EF895">
                <wp:simplePos x="0" y="0"/>
                <wp:positionH relativeFrom="column">
                  <wp:posOffset>100965</wp:posOffset>
                </wp:positionH>
                <wp:positionV relativeFrom="paragraph">
                  <wp:posOffset>2322830</wp:posOffset>
                </wp:positionV>
                <wp:extent cx="4229100" cy="314325"/>
                <wp:effectExtent l="0" t="0" r="0" b="9525"/>
                <wp:wrapNone/>
                <wp:docPr id="23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2910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C62447" w14:textId="3AE8BA64" w:rsidR="0097344D" w:rsidRPr="0097344D" w:rsidRDefault="0097344D" w:rsidP="0097344D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 w:rsidRPr="0097344D">
                              <w:rPr>
                                <w:rFonts w:ascii="Arial" w:hAnsi="Arial" w:cs="Arial"/>
                              </w:rPr>
                              <w:t xml:space="preserve">Fig </w:t>
                            </w:r>
                            <w:r w:rsidR="00BA3194">
                              <w:rPr>
                                <w:rFonts w:ascii="Arial" w:hAnsi="Arial" w:cs="Arial"/>
                              </w:rPr>
                              <w:t>9</w:t>
                            </w:r>
                            <w:r w:rsidR="00F11A53" w:rsidRPr="0097344D">
                              <w:rPr>
                                <w:rFonts w:ascii="Arial" w:hAnsi="Arial" w:cs="Arial"/>
                              </w:rPr>
                              <w:t>:</w:t>
                            </w:r>
                            <w:r w:rsidRPr="0097344D">
                              <w:rPr>
                                <w:rFonts w:ascii="Arial" w:hAnsi="Arial" w:cs="Arial"/>
                              </w:rPr>
                              <w:t xml:space="preserve"> Efeito do ácido hialurônico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5601E715" id="Text Box 4" o:spid="_x0000_s1027" type="#_x0000_t202" style="position:absolute;margin-left:7.95pt;margin-top:182.9pt;width:333pt;height:24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" stroked="f">
                <v:textbox>
                  <w:txbxContent>
                    <w:p w14:paraId="18C62447" w14:textId="3AE8BA64" w:rsidR="0097344D" w:rsidRPr="0097344D" w:rsidRDefault="0097344D" w:rsidP="0097344D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 w:rsidRPr="0097344D">
                        <w:rPr>
                          <w:rFonts w:ascii="Arial" w:hAnsi="Arial" w:cs="Arial"/>
                        </w:rPr>
                        <w:t xml:space="preserve">Fig </w:t>
                      </w:r>
                      <w:r w:rsidR="00BA3194">
                        <w:rPr>
                          <w:rFonts w:ascii="Arial" w:hAnsi="Arial" w:cs="Arial"/>
                        </w:rPr>
                        <w:t>9</w:t>
                      </w:r>
                      <w:r w:rsidR="00F11A53" w:rsidRPr="0097344D">
                        <w:rPr>
                          <w:rFonts w:ascii="Arial" w:hAnsi="Arial" w:cs="Arial"/>
                        </w:rPr>
                        <w:t>:</w:t>
                      </w:r>
                      <w:r w:rsidRPr="0097344D">
                        <w:rPr>
                          <w:rFonts w:ascii="Arial" w:hAnsi="Arial" w:cs="Arial"/>
                        </w:rPr>
                        <w:t xml:space="preserve"> Efeito do ácido hialurônico</w:t>
                      </w:r>
                    </w:p>
                  </w:txbxContent>
                </v:textbox>
              </v:shape>
            </w:pict>
          </mc:Fallback>
        </mc:AlternateContent>
      </w:r>
      <w:r w:rsidR="006928F9">
        <w:rPr>
          <w:rFonts w:ascii="Arial" w:hAnsi="Arial" w:cs="Arial"/>
          <w:noProof/>
          <w:color w:val="FF0000"/>
          <w:sz w:val="22"/>
          <w:szCs w:val="22"/>
        </w:rPr>
        <w:drawing>
          <wp:inline distT="0" distB="0" distL="0" distR="0" wp14:anchorId="53703394" wp14:editId="13F588FB">
            <wp:extent cx="4420790" cy="223837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8082" cy="22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E3E3A" w14:textId="1ACC6054" w:rsidR="0097344D" w:rsidRDefault="0097344D" w:rsidP="00F11A53">
      <w:pPr>
        <w:pStyle w:val="xmsonormal"/>
        <w:spacing w:line="360" w:lineRule="auto"/>
        <w:rPr>
          <w:rFonts w:ascii="Arial" w:hAnsi="Arial" w:cs="Arial"/>
          <w:sz w:val="22"/>
          <w:szCs w:val="22"/>
        </w:rPr>
      </w:pPr>
    </w:p>
    <w:p w14:paraId="2D983F92" w14:textId="44CBA1B3" w:rsidR="00201551" w:rsidRDefault="00201551" w:rsidP="00F11A53">
      <w:pPr>
        <w:pStyle w:val="xmsonormal"/>
        <w:spacing w:line="360" w:lineRule="auto"/>
        <w:rPr>
          <w:rFonts w:ascii="Arial" w:hAnsi="Arial" w:cs="Arial"/>
          <w:sz w:val="22"/>
          <w:szCs w:val="22"/>
        </w:rPr>
      </w:pPr>
      <w:r w:rsidRPr="009D2571">
        <w:rPr>
          <w:rFonts w:ascii="Arial" w:hAnsi="Arial" w:cs="Arial"/>
          <w:color w:val="FF0000"/>
        </w:rPr>
        <w:t>[AS IMAGENS ACIMA DEVEM SER SUBSTITUIDAS]</w:t>
      </w:r>
    </w:p>
    <w:p w14:paraId="6AD7512E" w14:textId="542B86F3" w:rsidR="00132263" w:rsidRPr="00F11A53" w:rsidRDefault="00F11A53" w:rsidP="00F11A53">
      <w:pPr>
        <w:pStyle w:val="xmsonormal"/>
        <w:spacing w:line="360" w:lineRule="auto"/>
        <w:jc w:val="both"/>
        <w:rPr>
          <w:rFonts w:ascii="Arial" w:hAnsi="Arial" w:cs="Arial"/>
          <w:b/>
          <w:bCs/>
          <w:sz w:val="22"/>
          <w:szCs w:val="22"/>
        </w:rPr>
      </w:pPr>
      <w:r w:rsidRPr="00F11A53">
        <w:rPr>
          <w:rFonts w:ascii="Arial" w:hAnsi="Arial" w:cs="Arial"/>
          <w:b/>
          <w:bCs/>
          <w:sz w:val="22"/>
          <w:szCs w:val="22"/>
        </w:rPr>
        <w:t>6) QUAL PROFISSIONAL PODE APLICAR BELOTERO</w:t>
      </w:r>
      <w:r w:rsidRPr="00F11A53">
        <w:rPr>
          <w:rFonts w:ascii="Arial" w:hAnsi="Arial" w:cs="Arial"/>
          <w:b/>
          <w:bCs/>
          <w:sz w:val="22"/>
          <w:szCs w:val="22"/>
          <w:vertAlign w:val="superscript"/>
        </w:rPr>
        <w:t>®</w:t>
      </w:r>
      <w:r w:rsidRPr="00F11A53">
        <w:rPr>
          <w:rFonts w:ascii="Arial" w:hAnsi="Arial" w:cs="Arial"/>
          <w:b/>
          <w:bCs/>
          <w:sz w:val="22"/>
          <w:szCs w:val="22"/>
        </w:rPr>
        <w:t>?</w:t>
      </w:r>
    </w:p>
    <w:p w14:paraId="49D7DF67" w14:textId="53072BD0" w:rsidR="00910C19" w:rsidRDefault="001A2D3A" w:rsidP="00F11A53">
      <w:pPr>
        <w:pStyle w:val="xmsonormal"/>
        <w:spacing w:line="360" w:lineRule="auto"/>
        <w:jc w:val="both"/>
        <w:rPr>
          <w:rFonts w:ascii="Arial" w:hAnsi="Arial" w:cs="Arial"/>
          <w:sz w:val="22"/>
          <w:szCs w:val="22"/>
        </w:rPr>
      </w:pPr>
      <w:r w:rsidRPr="00746E1B">
        <w:rPr>
          <w:rFonts w:ascii="Arial" w:hAnsi="Arial" w:cs="Arial"/>
          <w:sz w:val="22"/>
          <w:szCs w:val="22"/>
        </w:rPr>
        <w:t>Para que o tratamento seja bem-sucedido é essencial que o</w:t>
      </w:r>
      <w:r w:rsidR="00910C19">
        <w:rPr>
          <w:rFonts w:ascii="Arial" w:hAnsi="Arial" w:cs="Arial"/>
          <w:sz w:val="22"/>
          <w:szCs w:val="22"/>
        </w:rPr>
        <w:t xml:space="preserve"> profissional </w:t>
      </w:r>
      <w:r w:rsidRPr="00746E1B">
        <w:rPr>
          <w:rFonts w:ascii="Arial" w:hAnsi="Arial" w:cs="Arial"/>
          <w:sz w:val="22"/>
          <w:szCs w:val="22"/>
        </w:rPr>
        <w:t>tenha recebido formação específica nas técnicas de injeção para o preenchimento de rugas e sulcos. É necessário</w:t>
      </w:r>
      <w:r w:rsidR="0097344D">
        <w:rPr>
          <w:rFonts w:ascii="Arial" w:hAnsi="Arial" w:cs="Arial"/>
          <w:sz w:val="22"/>
          <w:szCs w:val="22"/>
        </w:rPr>
        <w:t xml:space="preserve"> também</w:t>
      </w:r>
      <w:r w:rsidRPr="00746E1B">
        <w:rPr>
          <w:rFonts w:ascii="Arial" w:hAnsi="Arial" w:cs="Arial"/>
          <w:sz w:val="22"/>
          <w:szCs w:val="22"/>
        </w:rPr>
        <w:t xml:space="preserve"> conhecimento da anatomia e fisiologia do local a ser tratado.</w:t>
      </w:r>
      <w:r w:rsidR="00201551">
        <w:rPr>
          <w:rFonts w:ascii="Arial" w:hAnsi="Arial" w:cs="Arial"/>
          <w:sz w:val="22"/>
          <w:szCs w:val="22"/>
        </w:rPr>
        <w:t xml:space="preserve"> </w:t>
      </w:r>
      <w:r w:rsidR="00BA3194">
        <w:rPr>
          <w:rFonts w:ascii="Arial" w:hAnsi="Arial" w:cs="Arial"/>
          <w:sz w:val="22"/>
          <w:szCs w:val="22"/>
        </w:rPr>
        <w:t>(11)</w:t>
      </w:r>
    </w:p>
    <w:p w14:paraId="0C45859D" w14:textId="4A7F560A" w:rsidR="00F11A53" w:rsidRDefault="00F11A53" w:rsidP="00F11A53">
      <w:pPr>
        <w:pStyle w:val="NormalWeb"/>
        <w:spacing w:line="360" w:lineRule="auto"/>
        <w:rPr>
          <w:rFonts w:ascii="Arial" w:hAnsi="Arial" w:cs="Arial"/>
          <w:b/>
          <w:bCs/>
          <w:sz w:val="22"/>
          <w:szCs w:val="22"/>
        </w:rPr>
      </w:pPr>
      <w:r w:rsidRPr="00F11A53">
        <w:rPr>
          <w:rFonts w:ascii="Arial" w:hAnsi="Arial" w:cs="Arial"/>
          <w:b/>
          <w:bCs/>
          <w:sz w:val="22"/>
          <w:szCs w:val="22"/>
        </w:rPr>
        <w:t>7) QUAIS CUIDADOS DEVERÃO SER OBSERVADOS PARA A ADEQUADA UTILIZAÇÃO DE BELOTERO</w:t>
      </w:r>
      <w:r w:rsidRPr="00F11A53">
        <w:rPr>
          <w:rFonts w:ascii="Arial" w:hAnsi="Arial" w:cs="Arial"/>
          <w:b/>
          <w:bCs/>
          <w:sz w:val="22"/>
          <w:szCs w:val="22"/>
          <w:vertAlign w:val="superscript"/>
        </w:rPr>
        <w:t>®</w:t>
      </w:r>
      <w:r w:rsidRPr="00F11A53">
        <w:rPr>
          <w:rFonts w:ascii="Arial" w:hAnsi="Arial" w:cs="Arial"/>
          <w:b/>
          <w:bCs/>
          <w:sz w:val="22"/>
          <w:szCs w:val="22"/>
        </w:rPr>
        <w:t>?</w:t>
      </w:r>
    </w:p>
    <w:p w14:paraId="2D1D3B1E" w14:textId="5B0CC126" w:rsidR="00622F55" w:rsidRDefault="00910C19" w:rsidP="00BA3194">
      <w:pPr>
        <w:pStyle w:val="NormalWeb"/>
        <w:spacing w:line="360" w:lineRule="auto"/>
        <w:jc w:val="both"/>
        <w:rPr>
          <w:rFonts w:ascii="Arial" w:hAnsi="Arial" w:cs="Arial"/>
          <w:sz w:val="22"/>
          <w:szCs w:val="22"/>
        </w:rPr>
      </w:pPr>
      <w:r w:rsidRPr="00BA3194">
        <w:rPr>
          <w:rFonts w:ascii="Arial" w:hAnsi="Arial" w:cs="Arial"/>
          <w:sz w:val="22"/>
          <w:szCs w:val="22"/>
        </w:rPr>
        <w:t xml:space="preserve">- </w:t>
      </w:r>
      <w:r w:rsidR="00622F55" w:rsidRPr="00BA3194">
        <w:rPr>
          <w:rFonts w:ascii="Arial" w:hAnsi="Arial" w:cs="Arial"/>
          <w:sz w:val="22"/>
          <w:szCs w:val="22"/>
        </w:rPr>
        <w:t>Certifique-se que o paciente não é alérgico a algum dos componentes da fórmula;</w:t>
      </w:r>
    </w:p>
    <w:p w14:paraId="1C6E40CA" w14:textId="244A6F4C" w:rsidR="00F70844" w:rsidRDefault="00F70844" w:rsidP="00F70844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-</w:t>
      </w:r>
      <w:r w:rsidRPr="00746E1B">
        <w:rPr>
          <w:rFonts w:ascii="Arial" w:hAnsi="Arial" w:cs="Arial"/>
        </w:rPr>
        <w:t>Verifique a integridade da embalagem interior e os prazos de validade da seringa e da agulha, antes de as utilizar. Não use se o prazo de validade tiver expirado ou se a</w:t>
      </w:r>
      <w:r>
        <w:rPr>
          <w:rFonts w:ascii="Arial" w:hAnsi="Arial" w:cs="Arial"/>
        </w:rPr>
        <w:t xml:space="preserve"> </w:t>
      </w:r>
      <w:r w:rsidRPr="00746E1B">
        <w:rPr>
          <w:rFonts w:ascii="Arial" w:hAnsi="Arial" w:cs="Arial"/>
        </w:rPr>
        <w:t>embalagem tiver sido aberta ou estiver danificada</w:t>
      </w:r>
      <w:r>
        <w:rPr>
          <w:rFonts w:ascii="Arial" w:hAnsi="Arial" w:cs="Arial"/>
        </w:rPr>
        <w:t>;</w:t>
      </w:r>
    </w:p>
    <w:p w14:paraId="419022C3" w14:textId="62EEB46E" w:rsidR="00910C19" w:rsidRPr="00BA3194" w:rsidRDefault="00F70844" w:rsidP="00F70844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- </w:t>
      </w:r>
      <w:r w:rsidR="00622F55" w:rsidRPr="00BA3194">
        <w:rPr>
          <w:rFonts w:ascii="Arial" w:hAnsi="Arial" w:cs="Arial"/>
        </w:rPr>
        <w:t>Realizar a</w:t>
      </w:r>
      <w:r w:rsidR="001A2D3A" w:rsidRPr="00BA3194">
        <w:rPr>
          <w:rFonts w:ascii="Arial" w:hAnsi="Arial" w:cs="Arial"/>
        </w:rPr>
        <w:t xml:space="preserve"> </w:t>
      </w:r>
      <w:r w:rsidR="00622F55" w:rsidRPr="00BA3194">
        <w:rPr>
          <w:rFonts w:ascii="Arial" w:hAnsi="Arial" w:cs="Arial"/>
        </w:rPr>
        <w:t>antissep</w:t>
      </w:r>
      <w:r w:rsidR="001A2D3A" w:rsidRPr="00BA3194">
        <w:rPr>
          <w:rFonts w:ascii="Arial" w:hAnsi="Arial" w:cs="Arial"/>
        </w:rPr>
        <w:t>sia</w:t>
      </w:r>
      <w:r w:rsidR="00910C19" w:rsidRPr="00BA3194">
        <w:rPr>
          <w:rFonts w:ascii="Arial" w:hAnsi="Arial" w:cs="Arial"/>
        </w:rPr>
        <w:t xml:space="preserve"> </w:t>
      </w:r>
      <w:r w:rsidR="00F11A53" w:rsidRPr="00BA3194">
        <w:rPr>
          <w:rFonts w:ascii="Arial" w:hAnsi="Arial" w:cs="Arial"/>
        </w:rPr>
        <w:t xml:space="preserve">(processo que visa reduzir ou inibir o crescimento de microrganismos) </w:t>
      </w:r>
      <w:r w:rsidR="00910C19" w:rsidRPr="00BA3194">
        <w:rPr>
          <w:rFonts w:ascii="Arial" w:hAnsi="Arial" w:cs="Arial"/>
        </w:rPr>
        <w:t xml:space="preserve">e </w:t>
      </w:r>
      <w:r w:rsidR="00622F55" w:rsidRPr="00BA3194">
        <w:rPr>
          <w:rFonts w:ascii="Arial" w:hAnsi="Arial" w:cs="Arial"/>
        </w:rPr>
        <w:t>a</w:t>
      </w:r>
      <w:r w:rsidR="00910C19" w:rsidRPr="00BA3194">
        <w:rPr>
          <w:rFonts w:ascii="Arial" w:hAnsi="Arial" w:cs="Arial"/>
        </w:rPr>
        <w:t>ssepsia</w:t>
      </w:r>
      <w:r w:rsidR="00622F55" w:rsidRPr="00BA3194">
        <w:rPr>
          <w:rFonts w:ascii="Arial" w:hAnsi="Arial" w:cs="Arial"/>
        </w:rPr>
        <w:t xml:space="preserve"> </w:t>
      </w:r>
      <w:r w:rsidR="00F11A53" w:rsidRPr="00BA3194">
        <w:rPr>
          <w:rFonts w:ascii="Arial" w:hAnsi="Arial" w:cs="Arial"/>
        </w:rPr>
        <w:t xml:space="preserve">(processo de limpeza para garantir ausência de germes como bactérias, vírus e outros microrganismos) </w:t>
      </w:r>
      <w:r w:rsidR="00622F55" w:rsidRPr="00BA3194">
        <w:rPr>
          <w:rFonts w:ascii="Arial" w:hAnsi="Arial" w:cs="Arial"/>
        </w:rPr>
        <w:t>da face;</w:t>
      </w:r>
    </w:p>
    <w:p w14:paraId="03E3120F" w14:textId="29BFAC2B" w:rsidR="00910C19" w:rsidRDefault="00910C19" w:rsidP="00BA3194">
      <w:pPr>
        <w:pStyle w:val="xmsonormal"/>
        <w:spacing w:line="360" w:lineRule="auto"/>
        <w:jc w:val="both"/>
        <w:rPr>
          <w:rFonts w:ascii="Arial" w:hAnsi="Arial" w:cs="Arial"/>
          <w:sz w:val="22"/>
          <w:szCs w:val="22"/>
        </w:rPr>
      </w:pPr>
      <w:r w:rsidRPr="00BA3194">
        <w:rPr>
          <w:rFonts w:ascii="Arial" w:hAnsi="Arial" w:cs="Arial"/>
          <w:sz w:val="22"/>
          <w:szCs w:val="22"/>
        </w:rPr>
        <w:t xml:space="preserve">- </w:t>
      </w:r>
      <w:r w:rsidR="001A2D3A" w:rsidRPr="00BA3194">
        <w:rPr>
          <w:rFonts w:ascii="Arial" w:hAnsi="Arial" w:cs="Arial"/>
          <w:sz w:val="22"/>
          <w:szCs w:val="22"/>
        </w:rPr>
        <w:t>Recomenda-se o uso</w:t>
      </w:r>
      <w:r w:rsidRPr="00BA3194">
        <w:rPr>
          <w:rFonts w:ascii="Arial" w:hAnsi="Arial" w:cs="Arial"/>
          <w:sz w:val="22"/>
          <w:szCs w:val="22"/>
        </w:rPr>
        <w:t xml:space="preserve"> do material descartável que vem com o produto, evitando-se transferências do</w:t>
      </w:r>
      <w:r w:rsidR="00391EB4" w:rsidRPr="00BA3194">
        <w:rPr>
          <w:rFonts w:ascii="Arial" w:hAnsi="Arial" w:cs="Arial"/>
          <w:sz w:val="22"/>
          <w:szCs w:val="22"/>
        </w:rPr>
        <w:t xml:space="preserve"> produt</w:t>
      </w:r>
      <w:r w:rsidRPr="00BA3194">
        <w:rPr>
          <w:rFonts w:ascii="Arial" w:hAnsi="Arial" w:cs="Arial"/>
          <w:sz w:val="22"/>
          <w:szCs w:val="22"/>
        </w:rPr>
        <w:t>o</w:t>
      </w:r>
      <w:r w:rsidR="00622F55" w:rsidRPr="00BA3194">
        <w:rPr>
          <w:rFonts w:ascii="Arial" w:hAnsi="Arial" w:cs="Arial"/>
          <w:sz w:val="22"/>
          <w:szCs w:val="22"/>
        </w:rPr>
        <w:t xml:space="preserve"> (</w:t>
      </w:r>
      <w:r w:rsidR="001A2D3A" w:rsidRPr="00BA3194">
        <w:rPr>
          <w:rFonts w:ascii="Arial" w:hAnsi="Arial" w:cs="Arial"/>
          <w:sz w:val="22"/>
          <w:szCs w:val="22"/>
        </w:rPr>
        <w:t>diagrama abaixo</w:t>
      </w:r>
      <w:r w:rsidR="00622F55" w:rsidRPr="00BA3194">
        <w:rPr>
          <w:rFonts w:ascii="Arial" w:hAnsi="Arial" w:cs="Arial"/>
          <w:sz w:val="22"/>
          <w:szCs w:val="22"/>
        </w:rPr>
        <w:t>)</w:t>
      </w:r>
      <w:r w:rsidR="001A2D3A" w:rsidRPr="00BA3194">
        <w:rPr>
          <w:rFonts w:ascii="Arial" w:hAnsi="Arial" w:cs="Arial"/>
          <w:sz w:val="22"/>
          <w:szCs w:val="22"/>
        </w:rPr>
        <w:t>.</w:t>
      </w:r>
      <w:r w:rsidR="00391EB4" w:rsidRPr="00BA3194">
        <w:rPr>
          <w:rFonts w:ascii="Arial" w:hAnsi="Arial" w:cs="Arial"/>
          <w:sz w:val="22"/>
          <w:szCs w:val="22"/>
        </w:rPr>
        <w:t xml:space="preserve"> Se a agulha ficar obstruída e a pressão da injeção for demasiado elevada, pare a injeção e substitua a agulha</w:t>
      </w:r>
      <w:r w:rsidR="00622F55" w:rsidRPr="00BA3194">
        <w:rPr>
          <w:rFonts w:ascii="Arial" w:hAnsi="Arial" w:cs="Arial"/>
          <w:sz w:val="22"/>
          <w:szCs w:val="22"/>
        </w:rPr>
        <w:t>;</w:t>
      </w:r>
    </w:p>
    <w:p w14:paraId="33ABEF91" w14:textId="12E4992F" w:rsidR="001226DB" w:rsidRDefault="001226DB" w:rsidP="00F11A53">
      <w:pPr>
        <w:pStyle w:val="xmsonormal"/>
        <w:spacing w:line="360" w:lineRule="auto"/>
        <w:jc w:val="both"/>
        <w:rPr>
          <w:rFonts w:ascii="Arial" w:hAnsi="Arial" w:cs="Arial"/>
          <w:sz w:val="22"/>
          <w:szCs w:val="22"/>
        </w:rPr>
      </w:pPr>
      <w:r w:rsidRPr="00746E1B">
        <w:rPr>
          <w:rFonts w:ascii="Arial" w:hAnsi="Arial" w:cs="Arial"/>
          <w:noProof/>
        </w:rPr>
        <w:drawing>
          <wp:inline distT="0" distB="0" distL="0" distR="0" wp14:anchorId="6600FC13" wp14:editId="296943C9">
            <wp:extent cx="1696150" cy="2386965"/>
            <wp:effectExtent l="0" t="0" r="0" b="0"/>
            <wp:docPr id="1" name="Imagem 1" descr="https://robsonvaz.com.br/portfolio/Belotero/images/referencias/referenci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obsonvaz.com.br/portfolio/Belotero/images/referencias/referencia1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120" cy="241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44B7D">
        <w:rPr>
          <w:rFonts w:ascii="Arial" w:hAnsi="Arial" w:cs="Arial"/>
          <w:sz w:val="22"/>
          <w:szCs w:val="22"/>
        </w:rPr>
        <w:t xml:space="preserve"> </w:t>
      </w:r>
    </w:p>
    <w:p w14:paraId="046D3764" w14:textId="44EDBE70" w:rsidR="00F70844" w:rsidRDefault="0077678E" w:rsidP="000561A4">
      <w:pPr>
        <w:jc w:val="both"/>
        <w:rPr>
          <w:rFonts w:ascii="Arial" w:hAnsi="Arial" w:cs="Arial"/>
        </w:rPr>
      </w:pPr>
      <w:r w:rsidRPr="000561A4">
        <w:rPr>
          <w:rFonts w:ascii="Arial" w:hAnsi="Arial" w:cs="Arial"/>
        </w:rPr>
        <w:t>-</w:t>
      </w:r>
      <w:proofErr w:type="spellStart"/>
      <w:r w:rsidRPr="000561A4">
        <w:rPr>
          <w:rFonts w:ascii="Arial" w:hAnsi="Arial" w:cs="Arial"/>
        </w:rPr>
        <w:t>Fig</w:t>
      </w:r>
      <w:proofErr w:type="spellEnd"/>
      <w:r w:rsidRPr="000561A4">
        <w:rPr>
          <w:rFonts w:ascii="Arial" w:hAnsi="Arial" w:cs="Arial"/>
        </w:rPr>
        <w:t xml:space="preserve"> 10:Diagrama do correto manuseio de BELOTERO: adaptação da agulha na seringa</w:t>
      </w:r>
      <w:r w:rsidR="00327375">
        <w:rPr>
          <w:rFonts w:ascii="Arial" w:hAnsi="Arial" w:cs="Arial"/>
        </w:rPr>
        <w:t xml:space="preserve"> </w:t>
      </w:r>
      <w:r w:rsidRPr="000561A4">
        <w:rPr>
          <w:rFonts w:ascii="Arial" w:hAnsi="Arial" w:cs="Arial"/>
        </w:rPr>
        <w:t>(1 a 4</w:t>
      </w:r>
      <w:r w:rsidR="00327375">
        <w:rPr>
          <w:rFonts w:ascii="Arial" w:hAnsi="Arial" w:cs="Arial"/>
        </w:rPr>
        <w:t>)</w:t>
      </w:r>
      <w:r w:rsidR="000561A4" w:rsidRPr="000561A4">
        <w:rPr>
          <w:rFonts w:ascii="Arial" w:hAnsi="Arial" w:cs="Arial"/>
        </w:rPr>
        <w:t>.</w:t>
      </w:r>
    </w:p>
    <w:p w14:paraId="06DEABEB" w14:textId="77777777" w:rsidR="00F70844" w:rsidRDefault="00F70844" w:rsidP="000561A4">
      <w:pPr>
        <w:jc w:val="both"/>
        <w:rPr>
          <w:rFonts w:ascii="Arial" w:hAnsi="Arial" w:cs="Arial"/>
        </w:rPr>
      </w:pPr>
    </w:p>
    <w:p w14:paraId="0C84810A" w14:textId="33B19DDB" w:rsidR="0077678E" w:rsidRDefault="00F70844" w:rsidP="000561A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-Sequência</w:t>
      </w:r>
      <w:r w:rsidR="0077678E" w:rsidRPr="000561A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de manipulação do produto:</w:t>
      </w:r>
    </w:p>
    <w:p w14:paraId="7385CCC8" w14:textId="778F8E0D" w:rsidR="009D1A51" w:rsidRDefault="009D1A51" w:rsidP="00F11A53">
      <w:pPr>
        <w:pStyle w:val="xmsonormal"/>
        <w:spacing w:line="360" w:lineRule="auto"/>
        <w:rPr>
          <w:rFonts w:ascii="Arial" w:hAnsi="Arial" w:cs="Arial"/>
          <w:sz w:val="22"/>
          <w:szCs w:val="22"/>
        </w:rPr>
      </w:pPr>
      <w:r w:rsidRPr="00746E1B">
        <w:rPr>
          <w:rFonts w:ascii="Arial" w:hAnsi="Arial" w:cs="Arial"/>
          <w:sz w:val="22"/>
          <w:szCs w:val="22"/>
        </w:rPr>
        <w:t>(</w:t>
      </w:r>
      <w:r w:rsidR="00F11A53" w:rsidRPr="00746E1B">
        <w:rPr>
          <w:rFonts w:ascii="Arial" w:hAnsi="Arial" w:cs="Arial"/>
          <w:sz w:val="22"/>
          <w:szCs w:val="22"/>
        </w:rPr>
        <w:t>1) Segure</w:t>
      </w:r>
      <w:r w:rsidRPr="00746E1B">
        <w:rPr>
          <w:rFonts w:ascii="Arial" w:hAnsi="Arial" w:cs="Arial"/>
          <w:sz w:val="22"/>
          <w:szCs w:val="22"/>
        </w:rPr>
        <w:t xml:space="preserve"> firmemente o cilindro de vidro da seringa e o adaptador </w:t>
      </w:r>
      <w:proofErr w:type="spellStart"/>
      <w:r w:rsidRPr="00746E1B">
        <w:rPr>
          <w:rFonts w:ascii="Arial" w:hAnsi="Arial" w:cs="Arial"/>
          <w:sz w:val="22"/>
          <w:szCs w:val="22"/>
        </w:rPr>
        <w:t>Luer-lock</w:t>
      </w:r>
      <w:proofErr w:type="spellEnd"/>
      <w:r w:rsidRPr="00746E1B">
        <w:rPr>
          <w:rFonts w:ascii="Arial" w:hAnsi="Arial" w:cs="Arial"/>
          <w:sz w:val="22"/>
          <w:szCs w:val="22"/>
        </w:rPr>
        <w:t xml:space="preserve"> entre o polegar e</w:t>
      </w:r>
      <w:r>
        <w:rPr>
          <w:rFonts w:ascii="Arial" w:hAnsi="Arial" w:cs="Arial"/>
          <w:sz w:val="22"/>
          <w:szCs w:val="22"/>
        </w:rPr>
        <w:t xml:space="preserve"> </w:t>
      </w:r>
      <w:r w:rsidRPr="00746E1B">
        <w:rPr>
          <w:rFonts w:ascii="Arial" w:hAnsi="Arial" w:cs="Arial"/>
          <w:sz w:val="22"/>
          <w:szCs w:val="22"/>
        </w:rPr>
        <w:t>o indicador.</w:t>
      </w:r>
      <w:r w:rsidRPr="00746E1B">
        <w:rPr>
          <w:rFonts w:ascii="Arial" w:hAnsi="Arial" w:cs="Arial"/>
          <w:sz w:val="22"/>
          <w:szCs w:val="22"/>
        </w:rPr>
        <w:br/>
        <w:t>(2)</w:t>
      </w:r>
      <w:r w:rsidR="00F11A53">
        <w:rPr>
          <w:rFonts w:ascii="Arial" w:hAnsi="Arial" w:cs="Arial"/>
          <w:sz w:val="22"/>
          <w:szCs w:val="22"/>
        </w:rPr>
        <w:t xml:space="preserve"> </w:t>
      </w:r>
      <w:r w:rsidRPr="00746E1B">
        <w:rPr>
          <w:rFonts w:ascii="Arial" w:hAnsi="Arial" w:cs="Arial"/>
          <w:sz w:val="22"/>
          <w:szCs w:val="22"/>
        </w:rPr>
        <w:t>Agarre na tampa protetora com a outra mão e desaperte-a.</w:t>
      </w:r>
      <w:r w:rsidRPr="00746E1B">
        <w:rPr>
          <w:rFonts w:ascii="Arial" w:hAnsi="Arial" w:cs="Arial"/>
          <w:sz w:val="22"/>
          <w:szCs w:val="22"/>
        </w:rPr>
        <w:br/>
        <w:t>(</w:t>
      </w:r>
      <w:r w:rsidR="00F11A53" w:rsidRPr="00746E1B">
        <w:rPr>
          <w:rFonts w:ascii="Arial" w:hAnsi="Arial" w:cs="Arial"/>
          <w:sz w:val="22"/>
          <w:szCs w:val="22"/>
        </w:rPr>
        <w:t>3) Empurre</w:t>
      </w:r>
      <w:r w:rsidRPr="00746E1B">
        <w:rPr>
          <w:rFonts w:ascii="Arial" w:hAnsi="Arial" w:cs="Arial"/>
          <w:sz w:val="22"/>
          <w:szCs w:val="22"/>
        </w:rPr>
        <w:t xml:space="preserve"> e rode a agulha na seringa até sentir resistência. Não aperte demasiado. Apertar</w:t>
      </w:r>
      <w:r>
        <w:rPr>
          <w:rFonts w:ascii="Arial" w:hAnsi="Arial" w:cs="Arial"/>
          <w:sz w:val="22"/>
          <w:szCs w:val="22"/>
        </w:rPr>
        <w:t xml:space="preserve"> </w:t>
      </w:r>
      <w:r w:rsidRPr="00746E1B">
        <w:rPr>
          <w:rFonts w:ascii="Arial" w:hAnsi="Arial" w:cs="Arial"/>
          <w:sz w:val="22"/>
          <w:szCs w:val="22"/>
        </w:rPr>
        <w:t xml:space="preserve">demasiado a agulha pode levar a que o fecho </w:t>
      </w:r>
      <w:proofErr w:type="spellStart"/>
      <w:r w:rsidRPr="00746E1B">
        <w:rPr>
          <w:rFonts w:ascii="Arial" w:hAnsi="Arial" w:cs="Arial"/>
          <w:sz w:val="22"/>
          <w:szCs w:val="22"/>
        </w:rPr>
        <w:t>Luer-lock</w:t>
      </w:r>
      <w:proofErr w:type="spellEnd"/>
      <w:r w:rsidRPr="00746E1B">
        <w:rPr>
          <w:rFonts w:ascii="Arial" w:hAnsi="Arial" w:cs="Arial"/>
          <w:sz w:val="22"/>
          <w:szCs w:val="22"/>
        </w:rPr>
        <w:t xml:space="preserve"> se mova e se solte da seringa.</w:t>
      </w:r>
      <w:r w:rsidRPr="00746E1B">
        <w:rPr>
          <w:rFonts w:ascii="Arial" w:hAnsi="Arial" w:cs="Arial"/>
          <w:sz w:val="22"/>
          <w:szCs w:val="22"/>
        </w:rPr>
        <w:br/>
        <w:t xml:space="preserve">(4) Continue a segurar o fecho </w:t>
      </w:r>
      <w:proofErr w:type="spellStart"/>
      <w:r w:rsidRPr="00746E1B">
        <w:rPr>
          <w:rFonts w:ascii="Arial" w:hAnsi="Arial" w:cs="Arial"/>
          <w:sz w:val="22"/>
          <w:szCs w:val="22"/>
        </w:rPr>
        <w:t>Luer-lock</w:t>
      </w:r>
      <w:proofErr w:type="spellEnd"/>
      <w:r w:rsidRPr="00746E1B">
        <w:rPr>
          <w:rFonts w:ascii="Arial" w:hAnsi="Arial" w:cs="Arial"/>
          <w:sz w:val="22"/>
          <w:szCs w:val="22"/>
        </w:rPr>
        <w:t xml:space="preserve"> e retire a bainha da agulha</w:t>
      </w:r>
      <w:r w:rsidR="00F70844">
        <w:rPr>
          <w:rFonts w:ascii="Arial" w:hAnsi="Arial" w:cs="Arial"/>
          <w:sz w:val="22"/>
          <w:szCs w:val="22"/>
        </w:rPr>
        <w:t>;</w:t>
      </w:r>
    </w:p>
    <w:p w14:paraId="74088A00" w14:textId="77777777" w:rsidR="00F70844" w:rsidRPr="00BA3194" w:rsidRDefault="00F70844" w:rsidP="00F70844">
      <w:pPr>
        <w:pStyle w:val="NormalWeb"/>
        <w:spacing w:line="360" w:lineRule="auto"/>
        <w:jc w:val="both"/>
        <w:rPr>
          <w:rFonts w:ascii="Arial" w:hAnsi="Arial" w:cs="Arial"/>
          <w:sz w:val="22"/>
          <w:szCs w:val="22"/>
        </w:rPr>
      </w:pPr>
      <w:r w:rsidRPr="00BA3194">
        <w:rPr>
          <w:rFonts w:ascii="Arial" w:hAnsi="Arial" w:cs="Arial"/>
          <w:sz w:val="22"/>
          <w:szCs w:val="22"/>
        </w:rPr>
        <w:t>- Deverá ser injetado em pele saudável, não-inflamada e lentamente;</w:t>
      </w:r>
    </w:p>
    <w:p w14:paraId="4F581E80" w14:textId="372E070F" w:rsidR="001226DB" w:rsidRDefault="001226DB" w:rsidP="00F11A5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-</w:t>
      </w:r>
      <w:r w:rsidRPr="0000645E">
        <w:rPr>
          <w:rFonts w:ascii="Arial" w:hAnsi="Arial" w:cs="Arial"/>
        </w:rPr>
        <w:t xml:space="preserve"> </w:t>
      </w:r>
      <w:r w:rsidRPr="00746E1B">
        <w:rPr>
          <w:rFonts w:ascii="Arial" w:hAnsi="Arial" w:cs="Arial"/>
        </w:rPr>
        <w:t>A quantidade de gel a injetar depende da área a tratar e da correção pretendida. Não corrija em demasia.</w:t>
      </w:r>
      <w:r>
        <w:rPr>
          <w:rFonts w:ascii="Arial" w:hAnsi="Arial" w:cs="Arial"/>
        </w:rPr>
        <w:t xml:space="preserve"> </w:t>
      </w:r>
      <w:r w:rsidRPr="00746E1B">
        <w:rPr>
          <w:rFonts w:ascii="Arial" w:hAnsi="Arial" w:cs="Arial"/>
        </w:rPr>
        <w:t>Massageie gentilmente a área tratada, após a injeção, de forma a distribuir o produto uniformemente</w:t>
      </w:r>
      <w:r w:rsidR="00F70844">
        <w:rPr>
          <w:rFonts w:ascii="Arial" w:hAnsi="Arial" w:cs="Arial"/>
        </w:rPr>
        <w:t>;</w:t>
      </w:r>
    </w:p>
    <w:p w14:paraId="3629463B" w14:textId="36280A94" w:rsidR="001226DB" w:rsidRDefault="001226DB" w:rsidP="00F11A5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- </w:t>
      </w:r>
      <w:r w:rsidRPr="00746E1B">
        <w:rPr>
          <w:rFonts w:ascii="Arial" w:hAnsi="Arial" w:cs="Arial"/>
        </w:rPr>
        <w:t>Apenas o gel está esterilizado, e não o exterior da seringa.</w:t>
      </w:r>
      <w:r>
        <w:rPr>
          <w:rFonts w:ascii="Arial" w:hAnsi="Arial" w:cs="Arial"/>
        </w:rPr>
        <w:t xml:space="preserve"> </w:t>
      </w:r>
      <w:r w:rsidRPr="00746E1B">
        <w:rPr>
          <w:rFonts w:ascii="Arial" w:hAnsi="Arial" w:cs="Arial"/>
        </w:rPr>
        <w:t>BELOTERO</w:t>
      </w:r>
      <w:r w:rsidRPr="00746E1B">
        <w:rPr>
          <w:rFonts w:ascii="Arial" w:hAnsi="Arial" w:cs="Arial"/>
          <w:vertAlign w:val="superscript"/>
        </w:rPr>
        <w:t>®</w:t>
      </w:r>
      <w:r w:rsidRPr="00746E1B">
        <w:rPr>
          <w:rFonts w:ascii="Arial" w:hAnsi="Arial" w:cs="Arial"/>
        </w:rPr>
        <w:t xml:space="preserve"> não deve ser </w:t>
      </w:r>
      <w:r w:rsidR="0088418C">
        <w:rPr>
          <w:rFonts w:ascii="Arial" w:hAnsi="Arial" w:cs="Arial"/>
        </w:rPr>
        <w:t>utilizado</w:t>
      </w:r>
      <w:r w:rsidRPr="00746E1B">
        <w:rPr>
          <w:rFonts w:ascii="Arial" w:hAnsi="Arial" w:cs="Arial"/>
        </w:rPr>
        <w:t xml:space="preserve"> em conjunto com um sistema de injeção automatizado que não seja recomendado pela MERZ</w:t>
      </w:r>
      <w:r>
        <w:rPr>
          <w:rFonts w:ascii="Arial" w:hAnsi="Arial" w:cs="Arial"/>
        </w:rPr>
        <w:t xml:space="preserve">. </w:t>
      </w:r>
      <w:r w:rsidRPr="00746E1B">
        <w:rPr>
          <w:rFonts w:ascii="Arial" w:hAnsi="Arial" w:cs="Arial"/>
        </w:rPr>
        <w:t>Se for usado um sistema automatizado, recomenda-se que o médico tenha lido previamente as respe</w:t>
      </w:r>
      <w:r w:rsidR="00544B7D">
        <w:rPr>
          <w:rFonts w:ascii="Arial" w:hAnsi="Arial" w:cs="Arial"/>
        </w:rPr>
        <w:t>c</w:t>
      </w:r>
      <w:r w:rsidRPr="00746E1B">
        <w:rPr>
          <w:rFonts w:ascii="Arial" w:hAnsi="Arial" w:cs="Arial"/>
        </w:rPr>
        <w:t xml:space="preserve">tivas instruções de </w:t>
      </w:r>
      <w:r w:rsidR="00544B7D">
        <w:rPr>
          <w:rFonts w:ascii="Arial" w:hAnsi="Arial" w:cs="Arial"/>
        </w:rPr>
        <w:t>utilização e ter</w:t>
      </w:r>
      <w:r w:rsidRPr="00746E1B">
        <w:rPr>
          <w:rFonts w:ascii="Arial" w:hAnsi="Arial" w:cs="Arial"/>
        </w:rPr>
        <w:t xml:space="preserve"> formação na utilização do sistema</w:t>
      </w:r>
      <w:r w:rsidR="00F70844">
        <w:rPr>
          <w:rFonts w:ascii="Arial" w:hAnsi="Arial" w:cs="Arial"/>
        </w:rPr>
        <w:t>;</w:t>
      </w:r>
    </w:p>
    <w:p w14:paraId="1F845EE0" w14:textId="35708F4B" w:rsidR="001226DB" w:rsidRDefault="001226DB" w:rsidP="00F11A5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-</w:t>
      </w:r>
      <w:r w:rsidR="009D1A51">
        <w:rPr>
          <w:rFonts w:ascii="Arial" w:hAnsi="Arial" w:cs="Arial"/>
        </w:rPr>
        <w:t xml:space="preserve"> </w:t>
      </w:r>
      <w:r w:rsidRPr="00746E1B">
        <w:rPr>
          <w:rFonts w:ascii="Arial" w:hAnsi="Arial" w:cs="Arial"/>
        </w:rPr>
        <w:t>Não existem dados clínicos referentes à injeção de BELOTERO</w:t>
      </w:r>
      <w:r w:rsidRPr="00746E1B">
        <w:rPr>
          <w:rFonts w:ascii="Arial" w:hAnsi="Arial" w:cs="Arial"/>
          <w:vertAlign w:val="superscript"/>
        </w:rPr>
        <w:t>®</w:t>
      </w:r>
      <w:r w:rsidRPr="00746E1B">
        <w:rPr>
          <w:rFonts w:ascii="Arial" w:hAnsi="Arial" w:cs="Arial"/>
        </w:rPr>
        <w:t xml:space="preserve"> </w:t>
      </w:r>
      <w:r w:rsidR="0088418C">
        <w:rPr>
          <w:rFonts w:ascii="Arial" w:hAnsi="Arial" w:cs="Arial"/>
        </w:rPr>
        <w:t>em uma</w:t>
      </w:r>
      <w:r w:rsidRPr="00746E1B">
        <w:rPr>
          <w:rFonts w:ascii="Arial" w:hAnsi="Arial" w:cs="Arial"/>
        </w:rPr>
        <w:t xml:space="preserve"> área previamente tratada com outros produtos de </w:t>
      </w:r>
      <w:r w:rsidR="0088418C" w:rsidRPr="00746E1B">
        <w:rPr>
          <w:rFonts w:ascii="Arial" w:hAnsi="Arial" w:cs="Arial"/>
        </w:rPr>
        <w:t>preenchimento</w:t>
      </w:r>
      <w:r w:rsidR="00F70844">
        <w:rPr>
          <w:rFonts w:ascii="Arial" w:hAnsi="Arial" w:cs="Arial"/>
        </w:rPr>
        <w:t>;</w:t>
      </w:r>
    </w:p>
    <w:p w14:paraId="0AB7E9BA" w14:textId="461F6050" w:rsidR="001226DB" w:rsidRDefault="001226DB" w:rsidP="00F11A5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-</w:t>
      </w:r>
      <w:r w:rsidR="009D1A51">
        <w:rPr>
          <w:rFonts w:ascii="Arial" w:hAnsi="Arial" w:cs="Arial"/>
        </w:rPr>
        <w:t xml:space="preserve"> </w:t>
      </w:r>
      <w:r w:rsidRPr="00746E1B">
        <w:rPr>
          <w:rFonts w:ascii="Arial" w:hAnsi="Arial" w:cs="Arial"/>
        </w:rPr>
        <w:t>Elimine a seringa e o produto que sobrou após a utilização</w:t>
      </w:r>
      <w:r>
        <w:rPr>
          <w:rFonts w:ascii="Arial" w:hAnsi="Arial" w:cs="Arial"/>
        </w:rPr>
        <w:t xml:space="preserve">. </w:t>
      </w:r>
      <w:r w:rsidRPr="00746E1B">
        <w:rPr>
          <w:rFonts w:ascii="Arial" w:hAnsi="Arial" w:cs="Arial"/>
        </w:rPr>
        <w:t>Não volte a esterilizar e não reutilize devido aos riscos associados, incluindo infe</w:t>
      </w:r>
      <w:r w:rsidR="00F70844">
        <w:rPr>
          <w:rFonts w:ascii="Arial" w:hAnsi="Arial" w:cs="Arial"/>
        </w:rPr>
        <w:t>c</w:t>
      </w:r>
      <w:r w:rsidRPr="00746E1B">
        <w:rPr>
          <w:rFonts w:ascii="Arial" w:hAnsi="Arial" w:cs="Arial"/>
        </w:rPr>
        <w:t>ção</w:t>
      </w:r>
      <w:r w:rsidR="00F70844">
        <w:rPr>
          <w:rFonts w:ascii="Arial" w:hAnsi="Arial" w:cs="Arial"/>
        </w:rPr>
        <w:t>.</w:t>
      </w:r>
    </w:p>
    <w:p w14:paraId="2EDA9F2D" w14:textId="77777777" w:rsidR="001A10F0" w:rsidRDefault="001A10F0" w:rsidP="00F11A53">
      <w:pPr>
        <w:spacing w:line="360" w:lineRule="auto"/>
        <w:jc w:val="both"/>
        <w:rPr>
          <w:rFonts w:ascii="Arial" w:hAnsi="Arial" w:cs="Arial"/>
        </w:rPr>
      </w:pPr>
    </w:p>
    <w:p w14:paraId="1D6E151D" w14:textId="77777777" w:rsidR="008F1B79" w:rsidRDefault="0088418C" w:rsidP="00F11A53">
      <w:pPr>
        <w:pStyle w:val="xmsonormal"/>
        <w:spacing w:line="360" w:lineRule="auto"/>
        <w:rPr>
          <w:rFonts w:ascii="Arial" w:hAnsi="Arial" w:cs="Arial"/>
          <w:sz w:val="22"/>
          <w:szCs w:val="22"/>
        </w:rPr>
      </w:pPr>
      <w:r w:rsidRPr="0088418C">
        <w:rPr>
          <w:rFonts w:ascii="Arial" w:hAnsi="Arial" w:cs="Arial"/>
          <w:b/>
          <w:bCs/>
          <w:sz w:val="22"/>
          <w:szCs w:val="22"/>
        </w:rPr>
        <w:t>8) QUAIS AS CONTRA-INDICAÇÕES PARA O USO DE BELOTERO</w:t>
      </w:r>
      <w:r w:rsidRPr="0088418C">
        <w:rPr>
          <w:rFonts w:ascii="Arial" w:hAnsi="Arial" w:cs="Arial"/>
          <w:b/>
          <w:bCs/>
          <w:sz w:val="22"/>
          <w:szCs w:val="22"/>
          <w:vertAlign w:val="superscript"/>
        </w:rPr>
        <w:t>®</w:t>
      </w:r>
      <w:r w:rsidRPr="0088418C">
        <w:rPr>
          <w:rFonts w:ascii="Arial" w:hAnsi="Arial" w:cs="Arial"/>
          <w:b/>
          <w:bCs/>
          <w:sz w:val="22"/>
          <w:szCs w:val="22"/>
        </w:rPr>
        <w:t>?</w:t>
      </w:r>
      <w:r w:rsidRPr="0088418C">
        <w:rPr>
          <w:rFonts w:ascii="Arial" w:hAnsi="Arial" w:cs="Arial"/>
          <w:b/>
          <w:bCs/>
          <w:sz w:val="22"/>
          <w:szCs w:val="22"/>
        </w:rPr>
        <w:br/>
      </w:r>
    </w:p>
    <w:p w14:paraId="5A884DD8" w14:textId="18876659" w:rsidR="0088418C" w:rsidRDefault="001A2D3A" w:rsidP="00F11A53">
      <w:pPr>
        <w:pStyle w:val="xmsonormal"/>
        <w:spacing w:line="360" w:lineRule="auto"/>
        <w:rPr>
          <w:rFonts w:ascii="Arial" w:hAnsi="Arial" w:cs="Arial"/>
          <w:sz w:val="22"/>
          <w:szCs w:val="22"/>
        </w:rPr>
      </w:pPr>
      <w:r w:rsidRPr="00746E1B">
        <w:rPr>
          <w:rFonts w:ascii="Arial" w:hAnsi="Arial" w:cs="Arial"/>
          <w:sz w:val="22"/>
          <w:szCs w:val="22"/>
        </w:rPr>
        <w:t>BELOTERO</w:t>
      </w:r>
      <w:r w:rsidRPr="00746E1B">
        <w:rPr>
          <w:rFonts w:ascii="Arial" w:hAnsi="Arial" w:cs="Arial"/>
          <w:sz w:val="22"/>
          <w:szCs w:val="22"/>
          <w:vertAlign w:val="superscript"/>
        </w:rPr>
        <w:t>®</w:t>
      </w:r>
      <w:r w:rsidRPr="00746E1B">
        <w:rPr>
          <w:rFonts w:ascii="Arial" w:hAnsi="Arial" w:cs="Arial"/>
          <w:sz w:val="22"/>
          <w:szCs w:val="22"/>
        </w:rPr>
        <w:t xml:space="preserve"> está </w:t>
      </w:r>
      <w:r w:rsidR="0088418C" w:rsidRPr="00746E1B">
        <w:rPr>
          <w:rFonts w:ascii="Arial" w:hAnsi="Arial" w:cs="Arial"/>
          <w:sz w:val="22"/>
          <w:szCs w:val="22"/>
        </w:rPr>
        <w:t>contraindicado</w:t>
      </w:r>
      <w:r w:rsidR="0088418C">
        <w:rPr>
          <w:rFonts w:ascii="Arial" w:hAnsi="Arial" w:cs="Arial"/>
          <w:sz w:val="22"/>
          <w:szCs w:val="22"/>
        </w:rPr>
        <w:t>:</w:t>
      </w:r>
      <w:r w:rsidR="00391EB4">
        <w:rPr>
          <w:rFonts w:ascii="Arial" w:hAnsi="Arial" w:cs="Arial"/>
          <w:sz w:val="22"/>
          <w:szCs w:val="22"/>
        </w:rPr>
        <w:t xml:space="preserve"> </w:t>
      </w:r>
    </w:p>
    <w:p w14:paraId="61A1E34E" w14:textId="48CF2358" w:rsidR="00724C2C" w:rsidRDefault="00391EB4" w:rsidP="00F11A53">
      <w:pPr>
        <w:pStyle w:val="xmsonormal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-</w:t>
      </w:r>
      <w:r w:rsidR="009D1A51">
        <w:rPr>
          <w:rFonts w:ascii="Arial" w:hAnsi="Arial" w:cs="Arial"/>
          <w:sz w:val="22"/>
          <w:szCs w:val="22"/>
        </w:rPr>
        <w:t xml:space="preserve"> </w:t>
      </w:r>
      <w:r w:rsidR="0088418C">
        <w:rPr>
          <w:rFonts w:ascii="Arial" w:hAnsi="Arial" w:cs="Arial"/>
          <w:sz w:val="22"/>
          <w:szCs w:val="22"/>
        </w:rPr>
        <w:t>E</w:t>
      </w:r>
      <w:r w:rsidR="001A2D3A" w:rsidRPr="00746E1B">
        <w:rPr>
          <w:rFonts w:ascii="Arial" w:hAnsi="Arial" w:cs="Arial"/>
          <w:sz w:val="22"/>
          <w:szCs w:val="22"/>
        </w:rPr>
        <w:t>m caso de hipersensibilidade conhecida a qualquer um dos componentes do</w:t>
      </w:r>
      <w:r>
        <w:rPr>
          <w:rFonts w:ascii="Arial" w:hAnsi="Arial" w:cs="Arial"/>
          <w:sz w:val="22"/>
          <w:szCs w:val="22"/>
        </w:rPr>
        <w:t xml:space="preserve"> </w:t>
      </w:r>
      <w:r w:rsidR="001A2D3A" w:rsidRPr="00746E1B">
        <w:rPr>
          <w:rFonts w:ascii="Arial" w:hAnsi="Arial" w:cs="Arial"/>
          <w:sz w:val="22"/>
          <w:szCs w:val="22"/>
        </w:rPr>
        <w:t>produto, especialmente ao hialuronato de sódio, ao cloridrato de lidocaína ou</w:t>
      </w:r>
      <w:r>
        <w:rPr>
          <w:rFonts w:ascii="Arial" w:hAnsi="Arial" w:cs="Arial"/>
          <w:sz w:val="22"/>
          <w:szCs w:val="22"/>
        </w:rPr>
        <w:t xml:space="preserve"> </w:t>
      </w:r>
      <w:r w:rsidR="001A2D3A" w:rsidRPr="00746E1B">
        <w:rPr>
          <w:rFonts w:ascii="Arial" w:hAnsi="Arial" w:cs="Arial"/>
          <w:sz w:val="22"/>
          <w:szCs w:val="22"/>
        </w:rPr>
        <w:t>a</w:t>
      </w:r>
      <w:r>
        <w:rPr>
          <w:rFonts w:ascii="Arial" w:hAnsi="Arial" w:cs="Arial"/>
          <w:sz w:val="22"/>
          <w:szCs w:val="22"/>
        </w:rPr>
        <w:t xml:space="preserve"> </w:t>
      </w:r>
      <w:r w:rsidR="001A2D3A" w:rsidRPr="00746E1B">
        <w:rPr>
          <w:rFonts w:ascii="Arial" w:hAnsi="Arial" w:cs="Arial"/>
          <w:sz w:val="22"/>
          <w:szCs w:val="22"/>
        </w:rPr>
        <w:t>anestésicos locais do tipo amida;</w:t>
      </w:r>
      <w:r w:rsidR="001A2D3A" w:rsidRPr="00746E1B">
        <w:rPr>
          <w:rFonts w:ascii="Arial" w:hAnsi="Arial" w:cs="Arial"/>
          <w:sz w:val="22"/>
          <w:szCs w:val="22"/>
        </w:rPr>
        <w:br/>
      </w:r>
      <w:r>
        <w:rPr>
          <w:rFonts w:ascii="Arial" w:hAnsi="Arial" w:cs="Arial"/>
          <w:sz w:val="22"/>
          <w:szCs w:val="22"/>
        </w:rPr>
        <w:t>-</w:t>
      </w:r>
      <w:r w:rsidR="009D1A51">
        <w:rPr>
          <w:rFonts w:ascii="Arial" w:hAnsi="Arial" w:cs="Arial"/>
          <w:sz w:val="22"/>
          <w:szCs w:val="22"/>
        </w:rPr>
        <w:t xml:space="preserve"> </w:t>
      </w:r>
      <w:r w:rsidR="0088418C">
        <w:rPr>
          <w:rFonts w:ascii="Arial" w:hAnsi="Arial" w:cs="Arial"/>
          <w:sz w:val="22"/>
          <w:szCs w:val="22"/>
        </w:rPr>
        <w:t>E</w:t>
      </w:r>
      <w:r w:rsidR="001A2D3A" w:rsidRPr="00746E1B">
        <w:rPr>
          <w:rFonts w:ascii="Arial" w:hAnsi="Arial" w:cs="Arial"/>
          <w:sz w:val="22"/>
          <w:szCs w:val="22"/>
        </w:rPr>
        <w:t>m mulheres grávidas ou a amamentar;</w:t>
      </w:r>
      <w:r w:rsidR="001A2D3A" w:rsidRPr="00746E1B">
        <w:rPr>
          <w:rFonts w:ascii="Arial" w:hAnsi="Arial" w:cs="Arial"/>
          <w:sz w:val="22"/>
          <w:szCs w:val="22"/>
        </w:rPr>
        <w:br/>
      </w:r>
      <w:r>
        <w:rPr>
          <w:rFonts w:ascii="Arial" w:hAnsi="Arial" w:cs="Arial"/>
          <w:sz w:val="22"/>
          <w:szCs w:val="22"/>
        </w:rPr>
        <w:t>-</w:t>
      </w:r>
      <w:r w:rsidR="009D1A51">
        <w:rPr>
          <w:rFonts w:ascii="Arial" w:hAnsi="Arial" w:cs="Arial"/>
          <w:sz w:val="22"/>
          <w:szCs w:val="22"/>
        </w:rPr>
        <w:t xml:space="preserve"> </w:t>
      </w:r>
      <w:r w:rsidR="0088418C">
        <w:rPr>
          <w:rFonts w:ascii="Arial" w:hAnsi="Arial" w:cs="Arial"/>
          <w:sz w:val="22"/>
          <w:szCs w:val="22"/>
        </w:rPr>
        <w:t>E</w:t>
      </w:r>
      <w:r w:rsidR="001A2D3A" w:rsidRPr="00746E1B">
        <w:rPr>
          <w:rFonts w:ascii="Arial" w:hAnsi="Arial" w:cs="Arial"/>
          <w:sz w:val="22"/>
          <w:szCs w:val="22"/>
        </w:rPr>
        <w:t>m pacientes jovens com idade inferior a 18 anos;</w:t>
      </w:r>
      <w:r w:rsidR="001A2D3A" w:rsidRPr="00746E1B">
        <w:rPr>
          <w:rFonts w:ascii="Arial" w:hAnsi="Arial" w:cs="Arial"/>
          <w:sz w:val="22"/>
          <w:szCs w:val="22"/>
        </w:rPr>
        <w:br/>
      </w:r>
      <w:r>
        <w:rPr>
          <w:rFonts w:ascii="Arial" w:hAnsi="Arial" w:cs="Arial"/>
          <w:sz w:val="22"/>
          <w:szCs w:val="22"/>
        </w:rPr>
        <w:t>-</w:t>
      </w:r>
      <w:r w:rsidR="009D1A51">
        <w:rPr>
          <w:rFonts w:ascii="Arial" w:hAnsi="Arial" w:cs="Arial"/>
          <w:sz w:val="22"/>
          <w:szCs w:val="22"/>
        </w:rPr>
        <w:t xml:space="preserve"> </w:t>
      </w:r>
      <w:r w:rsidR="0088418C">
        <w:rPr>
          <w:rFonts w:ascii="Arial" w:hAnsi="Arial" w:cs="Arial"/>
          <w:sz w:val="22"/>
          <w:szCs w:val="22"/>
        </w:rPr>
        <w:t>E</w:t>
      </w:r>
      <w:r w:rsidR="001A2D3A" w:rsidRPr="00746E1B">
        <w:rPr>
          <w:rFonts w:ascii="Arial" w:hAnsi="Arial" w:cs="Arial"/>
          <w:sz w:val="22"/>
          <w:szCs w:val="22"/>
        </w:rPr>
        <w:t>m pacientes que apresentem uma infe</w:t>
      </w:r>
      <w:r w:rsidR="000D05CC">
        <w:rPr>
          <w:rFonts w:ascii="Arial" w:hAnsi="Arial" w:cs="Arial"/>
          <w:sz w:val="22"/>
          <w:szCs w:val="22"/>
        </w:rPr>
        <w:t>c</w:t>
      </w:r>
      <w:r w:rsidR="001A2D3A" w:rsidRPr="00746E1B">
        <w:rPr>
          <w:rFonts w:ascii="Arial" w:hAnsi="Arial" w:cs="Arial"/>
          <w:sz w:val="22"/>
          <w:szCs w:val="22"/>
        </w:rPr>
        <w:t xml:space="preserve">ção </w:t>
      </w:r>
      <w:r w:rsidR="0088418C" w:rsidRPr="00746E1B">
        <w:rPr>
          <w:rFonts w:ascii="Arial" w:hAnsi="Arial" w:cs="Arial"/>
          <w:sz w:val="22"/>
          <w:szCs w:val="22"/>
        </w:rPr>
        <w:t>sist</w:t>
      </w:r>
      <w:r w:rsidR="0088418C">
        <w:rPr>
          <w:rFonts w:ascii="Arial" w:hAnsi="Arial" w:cs="Arial"/>
          <w:sz w:val="22"/>
          <w:szCs w:val="22"/>
        </w:rPr>
        <w:t>ê</w:t>
      </w:r>
      <w:r w:rsidR="0088418C" w:rsidRPr="00746E1B">
        <w:rPr>
          <w:rFonts w:ascii="Arial" w:hAnsi="Arial" w:cs="Arial"/>
          <w:sz w:val="22"/>
          <w:szCs w:val="22"/>
        </w:rPr>
        <w:t>mica</w:t>
      </w:r>
      <w:r w:rsidR="00622F55">
        <w:rPr>
          <w:rFonts w:ascii="Arial" w:hAnsi="Arial" w:cs="Arial"/>
          <w:sz w:val="22"/>
          <w:szCs w:val="22"/>
        </w:rPr>
        <w:t>;</w:t>
      </w:r>
      <w:r w:rsidR="001A2D3A" w:rsidRPr="00746E1B">
        <w:rPr>
          <w:rFonts w:ascii="Arial" w:hAnsi="Arial" w:cs="Arial"/>
          <w:sz w:val="22"/>
          <w:szCs w:val="22"/>
        </w:rPr>
        <w:br/>
      </w:r>
      <w:r>
        <w:rPr>
          <w:rFonts w:ascii="Arial" w:hAnsi="Arial" w:cs="Arial"/>
          <w:sz w:val="22"/>
          <w:szCs w:val="22"/>
        </w:rPr>
        <w:t>-</w:t>
      </w:r>
      <w:r w:rsidR="009D1A51">
        <w:rPr>
          <w:rFonts w:ascii="Arial" w:hAnsi="Arial" w:cs="Arial"/>
          <w:sz w:val="22"/>
          <w:szCs w:val="22"/>
        </w:rPr>
        <w:t xml:space="preserve"> </w:t>
      </w:r>
      <w:r w:rsidR="001A2D3A" w:rsidRPr="00746E1B">
        <w:rPr>
          <w:rFonts w:ascii="Arial" w:hAnsi="Arial" w:cs="Arial"/>
          <w:sz w:val="22"/>
          <w:szCs w:val="22"/>
        </w:rPr>
        <w:t>Não injete BELOTERO</w:t>
      </w:r>
      <w:r w:rsidR="001A2D3A" w:rsidRPr="00746E1B">
        <w:rPr>
          <w:rFonts w:ascii="Arial" w:hAnsi="Arial" w:cs="Arial"/>
          <w:sz w:val="22"/>
          <w:szCs w:val="22"/>
          <w:vertAlign w:val="superscript"/>
        </w:rPr>
        <w:t>®</w:t>
      </w:r>
      <w:r w:rsidR="001A2D3A" w:rsidRPr="00746E1B">
        <w:rPr>
          <w:rFonts w:ascii="Arial" w:hAnsi="Arial" w:cs="Arial"/>
          <w:sz w:val="22"/>
          <w:szCs w:val="22"/>
        </w:rPr>
        <w:t xml:space="preserve"> em áreas que apresentem problemas cutâneos do</w:t>
      </w:r>
      <w:r>
        <w:rPr>
          <w:rFonts w:ascii="Arial" w:hAnsi="Arial" w:cs="Arial"/>
          <w:sz w:val="22"/>
          <w:szCs w:val="22"/>
        </w:rPr>
        <w:t xml:space="preserve"> </w:t>
      </w:r>
      <w:r w:rsidR="001A2D3A" w:rsidRPr="00746E1B">
        <w:rPr>
          <w:rFonts w:ascii="Arial" w:hAnsi="Arial" w:cs="Arial"/>
          <w:sz w:val="22"/>
          <w:szCs w:val="22"/>
        </w:rPr>
        <w:t>tipo inflamatório ou infecioso</w:t>
      </w:r>
      <w:r w:rsidR="00622F55">
        <w:rPr>
          <w:rFonts w:ascii="Arial" w:hAnsi="Arial" w:cs="Arial"/>
          <w:sz w:val="22"/>
          <w:szCs w:val="22"/>
        </w:rPr>
        <w:t xml:space="preserve"> local</w:t>
      </w:r>
      <w:r w:rsidR="001A2D3A" w:rsidRPr="00746E1B">
        <w:rPr>
          <w:rFonts w:ascii="Arial" w:hAnsi="Arial" w:cs="Arial"/>
          <w:sz w:val="22"/>
          <w:szCs w:val="22"/>
        </w:rPr>
        <w:t xml:space="preserve"> (acne, herpes, etc.)</w:t>
      </w:r>
      <w:r w:rsidR="008F1B79">
        <w:rPr>
          <w:rFonts w:ascii="Arial" w:hAnsi="Arial" w:cs="Arial"/>
          <w:sz w:val="22"/>
          <w:szCs w:val="22"/>
        </w:rPr>
        <w:t xml:space="preserve">; </w:t>
      </w:r>
      <w:r w:rsidR="00724C2C">
        <w:rPr>
          <w:rFonts w:ascii="Arial" w:hAnsi="Arial" w:cs="Arial"/>
          <w:sz w:val="22"/>
          <w:szCs w:val="22"/>
        </w:rPr>
        <w:t>(12)</w:t>
      </w:r>
    </w:p>
    <w:p w14:paraId="7E7F0ED4" w14:textId="028B85E7" w:rsidR="001A2D3A" w:rsidRDefault="00724C2C" w:rsidP="00F11A53">
      <w:pPr>
        <w:pStyle w:val="xmsonormal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- </w:t>
      </w:r>
      <w:r w:rsidRPr="00746E1B">
        <w:rPr>
          <w:rFonts w:ascii="Arial" w:hAnsi="Arial" w:cs="Arial"/>
          <w:sz w:val="22"/>
          <w:szCs w:val="22"/>
        </w:rPr>
        <w:t>Não injete BELOTERO</w:t>
      </w:r>
      <w:r w:rsidRPr="00746E1B">
        <w:rPr>
          <w:rFonts w:ascii="Arial" w:hAnsi="Arial" w:cs="Arial"/>
          <w:sz w:val="22"/>
          <w:szCs w:val="22"/>
          <w:vertAlign w:val="superscript"/>
        </w:rPr>
        <w:t>®</w:t>
      </w:r>
      <w:r w:rsidRPr="00746E1B">
        <w:rPr>
          <w:rFonts w:ascii="Arial" w:hAnsi="Arial" w:cs="Arial"/>
          <w:sz w:val="22"/>
          <w:szCs w:val="22"/>
        </w:rPr>
        <w:t xml:space="preserve"> nos vasos sanguíneos</w:t>
      </w:r>
      <w:r w:rsidR="008F1B79">
        <w:rPr>
          <w:rFonts w:ascii="Arial" w:hAnsi="Arial" w:cs="Arial"/>
          <w:sz w:val="22"/>
          <w:szCs w:val="22"/>
        </w:rPr>
        <w:t xml:space="preserve">; </w:t>
      </w:r>
      <w:r w:rsidR="00575D30">
        <w:rPr>
          <w:rFonts w:ascii="Arial" w:hAnsi="Arial" w:cs="Arial"/>
          <w:sz w:val="22"/>
          <w:szCs w:val="22"/>
        </w:rPr>
        <w:t>(13)</w:t>
      </w:r>
      <w:r w:rsidR="001A2D3A" w:rsidRPr="00746E1B">
        <w:rPr>
          <w:rFonts w:ascii="Arial" w:hAnsi="Arial" w:cs="Arial"/>
          <w:sz w:val="22"/>
          <w:szCs w:val="22"/>
        </w:rPr>
        <w:br/>
      </w:r>
      <w:r w:rsidR="00391EB4">
        <w:rPr>
          <w:rFonts w:ascii="Arial" w:hAnsi="Arial" w:cs="Arial"/>
          <w:sz w:val="22"/>
          <w:szCs w:val="22"/>
        </w:rPr>
        <w:t>-</w:t>
      </w:r>
      <w:r w:rsidR="009D1A51">
        <w:rPr>
          <w:rFonts w:ascii="Arial" w:hAnsi="Arial" w:cs="Arial"/>
          <w:sz w:val="22"/>
          <w:szCs w:val="22"/>
        </w:rPr>
        <w:t xml:space="preserve"> </w:t>
      </w:r>
      <w:r w:rsidR="001A2D3A" w:rsidRPr="00746E1B">
        <w:rPr>
          <w:rFonts w:ascii="Arial" w:hAnsi="Arial" w:cs="Arial"/>
          <w:sz w:val="22"/>
          <w:szCs w:val="22"/>
        </w:rPr>
        <w:t>Não injete BELOTERO</w:t>
      </w:r>
      <w:r w:rsidR="001A2D3A" w:rsidRPr="00746E1B">
        <w:rPr>
          <w:rFonts w:ascii="Arial" w:hAnsi="Arial" w:cs="Arial"/>
          <w:sz w:val="22"/>
          <w:szCs w:val="22"/>
          <w:vertAlign w:val="superscript"/>
        </w:rPr>
        <w:t>®</w:t>
      </w:r>
      <w:r w:rsidR="001A2D3A" w:rsidRPr="00746E1B">
        <w:rPr>
          <w:rFonts w:ascii="Arial" w:hAnsi="Arial" w:cs="Arial"/>
          <w:sz w:val="22"/>
          <w:szCs w:val="22"/>
        </w:rPr>
        <w:t xml:space="preserve"> numa área previamente tratada com um</w:t>
      </w:r>
      <w:r w:rsidR="00391EB4">
        <w:rPr>
          <w:rFonts w:ascii="Arial" w:hAnsi="Arial" w:cs="Arial"/>
          <w:sz w:val="22"/>
          <w:szCs w:val="22"/>
        </w:rPr>
        <w:t xml:space="preserve"> </w:t>
      </w:r>
      <w:r w:rsidR="001A2D3A" w:rsidRPr="00746E1B">
        <w:rPr>
          <w:rFonts w:ascii="Arial" w:hAnsi="Arial" w:cs="Arial"/>
          <w:sz w:val="22"/>
          <w:szCs w:val="22"/>
        </w:rPr>
        <w:t>preenchimento cutâneo permanente.</w:t>
      </w:r>
    </w:p>
    <w:p w14:paraId="2BBDB2C2" w14:textId="77777777" w:rsidR="001A10F0" w:rsidRPr="00746E1B" w:rsidRDefault="001A10F0" w:rsidP="00F11A53">
      <w:pPr>
        <w:pStyle w:val="xmsonormal"/>
        <w:spacing w:line="360" w:lineRule="auto"/>
        <w:rPr>
          <w:rFonts w:ascii="Arial" w:hAnsi="Arial" w:cs="Arial"/>
          <w:sz w:val="22"/>
          <w:szCs w:val="22"/>
        </w:rPr>
      </w:pPr>
    </w:p>
    <w:p w14:paraId="60509A1D" w14:textId="3C1F8D15" w:rsidR="0000645E" w:rsidRPr="0088418C" w:rsidRDefault="0088418C" w:rsidP="00F11A53">
      <w:pPr>
        <w:spacing w:line="360" w:lineRule="auto"/>
        <w:jc w:val="both"/>
        <w:rPr>
          <w:rFonts w:ascii="Arial" w:hAnsi="Arial" w:cs="Arial"/>
          <w:b/>
          <w:bCs/>
        </w:rPr>
      </w:pPr>
      <w:r w:rsidRPr="0088418C">
        <w:rPr>
          <w:rFonts w:ascii="Arial" w:hAnsi="Arial" w:cs="Arial"/>
          <w:b/>
          <w:bCs/>
        </w:rPr>
        <w:t>9) O QUE DEVO INFORMAR E ESCLARECER AO PACIENTE, ANTES DO TRATAMENTO?</w:t>
      </w:r>
    </w:p>
    <w:p w14:paraId="0682D31D" w14:textId="03875B2F" w:rsidR="0000645E" w:rsidRDefault="00746E1B" w:rsidP="00F11A53">
      <w:pPr>
        <w:spacing w:line="360" w:lineRule="auto"/>
        <w:jc w:val="both"/>
        <w:rPr>
          <w:rFonts w:ascii="Arial" w:hAnsi="Arial" w:cs="Arial"/>
        </w:rPr>
      </w:pPr>
      <w:r w:rsidRPr="00746E1B">
        <w:rPr>
          <w:rFonts w:ascii="Arial" w:hAnsi="Arial" w:cs="Arial"/>
        </w:rPr>
        <w:lastRenderedPageBreak/>
        <w:t>-</w:t>
      </w:r>
      <w:r w:rsidR="009D1A51">
        <w:rPr>
          <w:rFonts w:ascii="Arial" w:hAnsi="Arial" w:cs="Arial"/>
        </w:rPr>
        <w:t xml:space="preserve"> </w:t>
      </w:r>
      <w:r w:rsidR="0000645E">
        <w:rPr>
          <w:rFonts w:ascii="Arial" w:hAnsi="Arial" w:cs="Arial"/>
        </w:rPr>
        <w:t xml:space="preserve">O </w:t>
      </w:r>
      <w:r w:rsidRPr="00746E1B">
        <w:rPr>
          <w:rFonts w:ascii="Arial" w:hAnsi="Arial" w:cs="Arial"/>
        </w:rPr>
        <w:t>paciente deve ser informado sobre o dispositivo, as</w:t>
      </w:r>
      <w:r w:rsidR="001226DB">
        <w:rPr>
          <w:rFonts w:ascii="Arial" w:hAnsi="Arial" w:cs="Arial"/>
        </w:rPr>
        <w:t xml:space="preserve"> </w:t>
      </w:r>
      <w:r w:rsidR="0088418C">
        <w:rPr>
          <w:rFonts w:ascii="Arial" w:hAnsi="Arial" w:cs="Arial"/>
        </w:rPr>
        <w:t>contraindicações</w:t>
      </w:r>
      <w:r w:rsidR="001226DB">
        <w:rPr>
          <w:rFonts w:ascii="Arial" w:hAnsi="Arial" w:cs="Arial"/>
        </w:rPr>
        <w:t xml:space="preserve"> do fármaco, e </w:t>
      </w:r>
      <w:r w:rsidR="0000645E">
        <w:rPr>
          <w:rFonts w:ascii="Arial" w:hAnsi="Arial" w:cs="Arial"/>
        </w:rPr>
        <w:t>possíveis efeitos secundários;</w:t>
      </w:r>
    </w:p>
    <w:p w14:paraId="314CED5B" w14:textId="583F32A3" w:rsidR="00124B88" w:rsidRPr="00FB4230" w:rsidRDefault="00124B88" w:rsidP="00F11A53">
      <w:pPr>
        <w:spacing w:line="360" w:lineRule="auto"/>
        <w:jc w:val="both"/>
        <w:rPr>
          <w:rFonts w:ascii="Arial" w:hAnsi="Arial" w:cs="Arial"/>
        </w:rPr>
      </w:pPr>
      <w:r w:rsidRPr="00FB4230">
        <w:rPr>
          <w:rFonts w:ascii="Arial" w:hAnsi="Arial" w:cs="Arial"/>
        </w:rPr>
        <w:t xml:space="preserve">- Casos de necrose, abcessos e granulomas após injeção de hialuronato de sódio têm sido descritos na literatura. Estes potenciais riscos são </w:t>
      </w:r>
      <w:proofErr w:type="gramStart"/>
      <w:r w:rsidRPr="00FB4230">
        <w:rPr>
          <w:rFonts w:ascii="Arial" w:hAnsi="Arial" w:cs="Arial"/>
        </w:rPr>
        <w:t>raros</w:t>
      </w:r>
      <w:proofErr w:type="gramEnd"/>
      <w:r w:rsidRPr="00FB4230">
        <w:rPr>
          <w:rFonts w:ascii="Arial" w:hAnsi="Arial" w:cs="Arial"/>
        </w:rPr>
        <w:t xml:space="preserve"> mas devem ser considerados</w:t>
      </w:r>
      <w:r w:rsidR="008F1B79">
        <w:rPr>
          <w:rFonts w:ascii="Arial" w:hAnsi="Arial" w:cs="Arial"/>
        </w:rPr>
        <w:t xml:space="preserve">; </w:t>
      </w:r>
      <w:r w:rsidR="00575D30">
        <w:rPr>
          <w:rFonts w:ascii="Arial" w:hAnsi="Arial" w:cs="Arial"/>
        </w:rPr>
        <w:t>(14)</w:t>
      </w:r>
    </w:p>
    <w:p w14:paraId="1FA47251" w14:textId="3318F8D2" w:rsidR="00362AF4" w:rsidRDefault="00362AF4" w:rsidP="00F11A5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-</w:t>
      </w:r>
      <w:r w:rsidR="009D1A51">
        <w:rPr>
          <w:rFonts w:ascii="Arial" w:hAnsi="Arial" w:cs="Arial"/>
        </w:rPr>
        <w:t xml:space="preserve"> </w:t>
      </w:r>
      <w:r w:rsidRPr="00746E1B">
        <w:rPr>
          <w:rFonts w:ascii="Arial" w:hAnsi="Arial" w:cs="Arial"/>
        </w:rPr>
        <w:t>Pode ocorrer sangramento</w:t>
      </w:r>
      <w:r w:rsidR="00FB4230">
        <w:rPr>
          <w:rFonts w:ascii="Arial" w:hAnsi="Arial" w:cs="Arial"/>
        </w:rPr>
        <w:t xml:space="preserve"> local,</w:t>
      </w:r>
      <w:r w:rsidRPr="00746E1B">
        <w:rPr>
          <w:rFonts w:ascii="Arial" w:hAnsi="Arial" w:cs="Arial"/>
        </w:rPr>
        <w:t xml:space="preserve"> </w:t>
      </w:r>
      <w:r w:rsidR="00FB4230">
        <w:rPr>
          <w:rFonts w:ascii="Arial" w:hAnsi="Arial" w:cs="Arial"/>
        </w:rPr>
        <w:t>(</w:t>
      </w:r>
      <w:r w:rsidRPr="00746E1B">
        <w:rPr>
          <w:rFonts w:ascii="Arial" w:hAnsi="Arial" w:cs="Arial"/>
        </w:rPr>
        <w:t>o qual desaparece</w:t>
      </w:r>
      <w:r w:rsidR="00FB4230">
        <w:rPr>
          <w:rFonts w:ascii="Arial" w:hAnsi="Arial" w:cs="Arial"/>
        </w:rPr>
        <w:t xml:space="preserve"> logo após o procedimento), h</w:t>
      </w:r>
      <w:r w:rsidR="00FB4230" w:rsidRPr="00746E1B">
        <w:rPr>
          <w:rFonts w:ascii="Arial" w:hAnsi="Arial" w:cs="Arial"/>
        </w:rPr>
        <w:t>ematomas</w:t>
      </w:r>
      <w:r w:rsidR="00FB4230">
        <w:rPr>
          <w:rFonts w:ascii="Arial" w:hAnsi="Arial" w:cs="Arial"/>
        </w:rPr>
        <w:t>, edema, ou nódulos</w:t>
      </w:r>
      <w:r w:rsidR="00FB4230" w:rsidRPr="00746E1B">
        <w:rPr>
          <w:rFonts w:ascii="Arial" w:hAnsi="Arial" w:cs="Arial"/>
        </w:rPr>
        <w:t xml:space="preserve"> na área tratada</w:t>
      </w:r>
      <w:r w:rsidR="00FB4230">
        <w:rPr>
          <w:rFonts w:ascii="Arial" w:hAnsi="Arial" w:cs="Arial"/>
        </w:rPr>
        <w:t>, que geralmente se resolvem em uma seman</w:t>
      </w:r>
      <w:r w:rsidR="008F1B79">
        <w:rPr>
          <w:rFonts w:ascii="Arial" w:hAnsi="Arial" w:cs="Arial"/>
        </w:rPr>
        <w:t xml:space="preserve">a; </w:t>
      </w:r>
      <w:r w:rsidR="00575D30">
        <w:rPr>
          <w:rFonts w:ascii="Arial" w:hAnsi="Arial" w:cs="Arial"/>
        </w:rPr>
        <w:t>(15)</w:t>
      </w:r>
    </w:p>
    <w:p w14:paraId="5678A450" w14:textId="5CD99B5F" w:rsidR="00A72DD5" w:rsidRDefault="00A72DD5" w:rsidP="00F11A53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-</w:t>
      </w:r>
      <w:r w:rsidR="009D1A51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C</w:t>
      </w:r>
      <w:r w:rsidRPr="00746E1B">
        <w:rPr>
          <w:rFonts w:ascii="Arial" w:hAnsi="Arial" w:cs="Arial"/>
        </w:rPr>
        <w:t>oloração ou descoloração</w:t>
      </w:r>
      <w:r w:rsidR="00FB4230">
        <w:rPr>
          <w:rFonts w:ascii="Arial" w:hAnsi="Arial" w:cs="Arial"/>
        </w:rPr>
        <w:t xml:space="preserve"> da pele,</w:t>
      </w:r>
      <w:r w:rsidRPr="00746E1B">
        <w:rPr>
          <w:rFonts w:ascii="Arial" w:hAnsi="Arial" w:cs="Arial"/>
        </w:rPr>
        <w:t xml:space="preserve"> na área tratada;</w:t>
      </w:r>
    </w:p>
    <w:p w14:paraId="0473E8DC" w14:textId="09475A2C" w:rsidR="00A72DD5" w:rsidRPr="00FB4230" w:rsidRDefault="00A72DD5" w:rsidP="00F11A53">
      <w:pPr>
        <w:pStyle w:val="NormalWeb"/>
        <w:spacing w:line="360" w:lineRule="auto"/>
        <w:jc w:val="both"/>
        <w:rPr>
          <w:rFonts w:ascii="Arial" w:hAnsi="Arial" w:cs="Arial"/>
          <w:sz w:val="22"/>
          <w:szCs w:val="22"/>
        </w:rPr>
      </w:pPr>
      <w:r w:rsidRPr="00FB4230">
        <w:rPr>
          <w:rFonts w:ascii="Arial" w:hAnsi="Arial" w:cs="Arial"/>
          <w:sz w:val="22"/>
          <w:szCs w:val="22"/>
        </w:rPr>
        <w:t>- Os pacientes devem ser aconselhados a informar os respetivos médicos sobre quaisquer efeitos secundários que durem mais do que uma semana</w:t>
      </w:r>
      <w:r w:rsidR="00FF0B76">
        <w:rPr>
          <w:rFonts w:ascii="Arial" w:hAnsi="Arial" w:cs="Arial"/>
          <w:sz w:val="22"/>
          <w:szCs w:val="22"/>
        </w:rPr>
        <w:t>, para que o m</w:t>
      </w:r>
      <w:r w:rsidRPr="00FB4230">
        <w:rPr>
          <w:rFonts w:ascii="Arial" w:hAnsi="Arial" w:cs="Arial"/>
          <w:sz w:val="22"/>
          <w:szCs w:val="22"/>
        </w:rPr>
        <w:t>édico</w:t>
      </w:r>
      <w:r w:rsidR="00FF0B76">
        <w:rPr>
          <w:rFonts w:ascii="Arial" w:hAnsi="Arial" w:cs="Arial"/>
          <w:sz w:val="22"/>
          <w:szCs w:val="22"/>
        </w:rPr>
        <w:t xml:space="preserve"> prescreva um </w:t>
      </w:r>
      <w:r w:rsidRPr="00FB4230">
        <w:rPr>
          <w:rFonts w:ascii="Arial" w:hAnsi="Arial" w:cs="Arial"/>
          <w:sz w:val="22"/>
          <w:szCs w:val="22"/>
        </w:rPr>
        <w:t>tratamento adequado</w:t>
      </w:r>
      <w:r w:rsidR="00FF0B76">
        <w:rPr>
          <w:rFonts w:ascii="Arial" w:hAnsi="Arial" w:cs="Arial"/>
          <w:sz w:val="22"/>
          <w:szCs w:val="22"/>
        </w:rPr>
        <w:t>;</w:t>
      </w:r>
    </w:p>
    <w:p w14:paraId="5D185B02" w14:textId="27D74DE8" w:rsidR="00E73159" w:rsidRDefault="0000645E" w:rsidP="00F11A5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-</w:t>
      </w:r>
      <w:r w:rsidR="009D1A51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A decisão quanto ao uso em pacientes portadores de </w:t>
      </w:r>
      <w:r w:rsidRPr="00746E1B">
        <w:rPr>
          <w:rFonts w:ascii="Arial" w:hAnsi="Arial" w:cs="Arial"/>
        </w:rPr>
        <w:t>doença autoimune prévia ou ativa</w:t>
      </w:r>
      <w:r>
        <w:rPr>
          <w:rFonts w:ascii="Arial" w:hAnsi="Arial" w:cs="Arial"/>
        </w:rPr>
        <w:t xml:space="preserve">, ou nos pacientes com alergias </w:t>
      </w:r>
      <w:r w:rsidRPr="00746E1B">
        <w:rPr>
          <w:rFonts w:ascii="Arial" w:hAnsi="Arial" w:cs="Arial"/>
        </w:rPr>
        <w:t>múltiplas graves ou choque anafilático</w:t>
      </w:r>
      <w:r>
        <w:rPr>
          <w:rFonts w:ascii="Arial" w:hAnsi="Arial" w:cs="Arial"/>
        </w:rPr>
        <w:t xml:space="preserve"> deve ser do médico, uma vez que n</w:t>
      </w:r>
      <w:r w:rsidRPr="00746E1B">
        <w:rPr>
          <w:rFonts w:ascii="Arial" w:hAnsi="Arial" w:cs="Arial"/>
        </w:rPr>
        <w:t>ão exist</w:t>
      </w:r>
      <w:r>
        <w:rPr>
          <w:rFonts w:ascii="Arial" w:hAnsi="Arial" w:cs="Arial"/>
        </w:rPr>
        <w:t>e</w:t>
      </w:r>
      <w:r w:rsidRPr="00746E1B">
        <w:rPr>
          <w:rFonts w:ascii="Arial" w:hAnsi="Arial" w:cs="Arial"/>
        </w:rPr>
        <w:t xml:space="preserve"> dados clínicos disponíveis relativos à tolerância da injeção </w:t>
      </w:r>
      <w:r>
        <w:rPr>
          <w:rFonts w:ascii="Arial" w:hAnsi="Arial" w:cs="Arial"/>
        </w:rPr>
        <w:t xml:space="preserve">nesses pacientes. </w:t>
      </w:r>
      <w:r w:rsidR="00746E1B" w:rsidRPr="00746E1B">
        <w:rPr>
          <w:rFonts w:ascii="Arial" w:hAnsi="Arial" w:cs="Arial"/>
        </w:rPr>
        <w:t>É recomendado propor a estes pacientes um teste duplo prévio e</w:t>
      </w:r>
      <w:r>
        <w:rPr>
          <w:rFonts w:ascii="Arial" w:hAnsi="Arial" w:cs="Arial"/>
        </w:rPr>
        <w:t xml:space="preserve"> </w:t>
      </w:r>
      <w:r w:rsidR="00746E1B" w:rsidRPr="00746E1B">
        <w:rPr>
          <w:rFonts w:ascii="Arial" w:hAnsi="Arial" w:cs="Arial"/>
        </w:rPr>
        <w:t>a não injeção se a doença estiver em evolução. É também recomendada a</w:t>
      </w:r>
      <w:r>
        <w:rPr>
          <w:rFonts w:ascii="Arial" w:hAnsi="Arial" w:cs="Arial"/>
        </w:rPr>
        <w:t xml:space="preserve"> </w:t>
      </w:r>
      <w:r w:rsidR="00746E1B" w:rsidRPr="00746E1B">
        <w:rPr>
          <w:rFonts w:ascii="Arial" w:hAnsi="Arial" w:cs="Arial"/>
        </w:rPr>
        <w:t>monitorização cuidada destes pacientes</w:t>
      </w:r>
      <w:r w:rsidR="00E73159">
        <w:rPr>
          <w:rFonts w:ascii="Arial" w:hAnsi="Arial" w:cs="Arial"/>
        </w:rPr>
        <w:t>;</w:t>
      </w:r>
    </w:p>
    <w:p w14:paraId="1FB23FD2" w14:textId="4DE84B70" w:rsidR="00783905" w:rsidRDefault="00783905" w:rsidP="00F11A5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-</w:t>
      </w:r>
      <w:r w:rsidR="009D1A51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Desa</w:t>
      </w:r>
      <w:r w:rsidRPr="00746E1B">
        <w:rPr>
          <w:rFonts w:ascii="Arial" w:hAnsi="Arial" w:cs="Arial"/>
        </w:rPr>
        <w:t>conselhável injetar BELOTERO</w:t>
      </w:r>
      <w:r w:rsidRPr="00746E1B">
        <w:rPr>
          <w:rFonts w:ascii="Arial" w:hAnsi="Arial" w:cs="Arial"/>
          <w:vertAlign w:val="superscript"/>
        </w:rPr>
        <w:t>®</w:t>
      </w:r>
      <w:r w:rsidRPr="00746E1B">
        <w:rPr>
          <w:rFonts w:ascii="Arial" w:hAnsi="Arial" w:cs="Arial"/>
        </w:rPr>
        <w:t xml:space="preserve"> em pacientes</w:t>
      </w:r>
      <w:del w:id="13" w:author="Figueredo, Vinicius(sc)" w:date="2020-12-15T11:28:00Z">
        <w:r w:rsidRPr="00746E1B" w:rsidDel="00035B1C">
          <w:rPr>
            <w:rFonts w:ascii="Arial" w:hAnsi="Arial" w:cs="Arial"/>
          </w:rPr>
          <w:delText xml:space="preserve"> com história de doenças estreptocócicas</w:delText>
        </w:r>
      </w:del>
      <w:r>
        <w:rPr>
          <w:rFonts w:ascii="Arial" w:hAnsi="Arial" w:cs="Arial"/>
        </w:rPr>
        <w:t xml:space="preserve">, com </w:t>
      </w:r>
      <w:r w:rsidRPr="00746E1B">
        <w:rPr>
          <w:rFonts w:ascii="Arial" w:hAnsi="Arial" w:cs="Arial"/>
        </w:rPr>
        <w:t>predisposição para cicatrizes hipertróficas ou</w:t>
      </w:r>
      <w:r>
        <w:rPr>
          <w:rFonts w:ascii="Arial" w:hAnsi="Arial" w:cs="Arial"/>
        </w:rPr>
        <w:t xml:space="preserve"> </w:t>
      </w:r>
      <w:r w:rsidR="009F5E3A" w:rsidRPr="00746E1B">
        <w:rPr>
          <w:rFonts w:ascii="Arial" w:hAnsi="Arial" w:cs="Arial"/>
        </w:rPr>
        <w:t>quel</w:t>
      </w:r>
      <w:r w:rsidR="009F5E3A">
        <w:rPr>
          <w:rFonts w:ascii="Arial" w:hAnsi="Arial" w:cs="Arial"/>
        </w:rPr>
        <w:t>o</w:t>
      </w:r>
      <w:r w:rsidR="009F5E3A" w:rsidRPr="00746E1B">
        <w:rPr>
          <w:rFonts w:ascii="Arial" w:hAnsi="Arial" w:cs="Arial"/>
        </w:rPr>
        <w:t>ides</w:t>
      </w:r>
      <w:r>
        <w:rPr>
          <w:rFonts w:ascii="Arial" w:hAnsi="Arial" w:cs="Arial"/>
        </w:rPr>
        <w:t>;</w:t>
      </w:r>
    </w:p>
    <w:p w14:paraId="1447247F" w14:textId="29540BB2" w:rsidR="00783905" w:rsidRDefault="00783905" w:rsidP="00F11A5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-</w:t>
      </w:r>
      <w:r w:rsidR="009D1A51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Na </w:t>
      </w:r>
      <w:r w:rsidRPr="00746E1B">
        <w:rPr>
          <w:rFonts w:ascii="Arial" w:hAnsi="Arial" w:cs="Arial"/>
        </w:rPr>
        <w:t xml:space="preserve">área </w:t>
      </w:r>
      <w:proofErr w:type="spellStart"/>
      <w:r w:rsidRPr="00746E1B">
        <w:rPr>
          <w:rFonts w:ascii="Arial" w:hAnsi="Arial" w:cs="Arial"/>
        </w:rPr>
        <w:t>glabelar</w:t>
      </w:r>
      <w:proofErr w:type="spellEnd"/>
      <w:r w:rsidRPr="00746E1B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deverá ser injetada por profissional qualificado. </w:t>
      </w:r>
      <w:r w:rsidRPr="00746E1B">
        <w:rPr>
          <w:rFonts w:ascii="Arial" w:hAnsi="Arial" w:cs="Arial"/>
        </w:rPr>
        <w:t>A injeção de preenchimentos cutâneos nesta área poderá causar oclusão vascular, isquemia</w:t>
      </w:r>
      <w:r>
        <w:rPr>
          <w:rFonts w:ascii="Arial" w:hAnsi="Arial" w:cs="Arial"/>
        </w:rPr>
        <w:t xml:space="preserve"> </w:t>
      </w:r>
      <w:r w:rsidRPr="00746E1B">
        <w:rPr>
          <w:rFonts w:ascii="Arial" w:hAnsi="Arial" w:cs="Arial"/>
        </w:rPr>
        <w:t>e necrose locais</w:t>
      </w:r>
      <w:r w:rsidR="00747906">
        <w:rPr>
          <w:rFonts w:ascii="Arial" w:hAnsi="Arial" w:cs="Arial"/>
        </w:rPr>
        <w:t xml:space="preserve"> </w:t>
      </w:r>
      <w:r w:rsidR="003301D3">
        <w:rPr>
          <w:rFonts w:ascii="Arial" w:hAnsi="Arial" w:cs="Arial"/>
        </w:rPr>
        <w:t>(16)</w:t>
      </w:r>
      <w:r w:rsidRPr="00746E1B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Na </w:t>
      </w:r>
      <w:r w:rsidRPr="00746E1B">
        <w:rPr>
          <w:rFonts w:ascii="Arial" w:hAnsi="Arial" w:cs="Arial"/>
        </w:rPr>
        <w:t>região periorbital</w:t>
      </w:r>
      <w:r>
        <w:rPr>
          <w:rFonts w:ascii="Arial" w:hAnsi="Arial" w:cs="Arial"/>
        </w:rPr>
        <w:t xml:space="preserve"> deverá ser injetada por </w:t>
      </w:r>
      <w:r w:rsidRPr="00746E1B">
        <w:rPr>
          <w:rFonts w:ascii="Arial" w:hAnsi="Arial" w:cs="Arial"/>
        </w:rPr>
        <w:t>médicos com experiência e formação adequada</w:t>
      </w:r>
      <w:r>
        <w:rPr>
          <w:rFonts w:ascii="Arial" w:hAnsi="Arial" w:cs="Arial"/>
        </w:rPr>
        <w:t>.</w:t>
      </w:r>
      <w:r w:rsidRPr="00746E1B">
        <w:rPr>
          <w:rFonts w:ascii="Arial" w:hAnsi="Arial" w:cs="Arial"/>
        </w:rPr>
        <w:t xml:space="preserve"> A injeção de preenchimentos cutâneos nesta área poderá estar associada a um aumento na</w:t>
      </w:r>
      <w:r>
        <w:rPr>
          <w:rFonts w:ascii="Arial" w:hAnsi="Arial" w:cs="Arial"/>
        </w:rPr>
        <w:t xml:space="preserve"> </w:t>
      </w:r>
      <w:r w:rsidRPr="00746E1B">
        <w:rPr>
          <w:rFonts w:ascii="Arial" w:hAnsi="Arial" w:cs="Arial"/>
        </w:rPr>
        <w:t>frequência e gravidade dos efeitos secundários</w:t>
      </w:r>
      <w:r>
        <w:rPr>
          <w:rFonts w:ascii="Arial" w:hAnsi="Arial" w:cs="Arial"/>
        </w:rPr>
        <w:t>;</w:t>
      </w:r>
    </w:p>
    <w:p w14:paraId="084FE160" w14:textId="603A528F" w:rsidR="00783905" w:rsidRDefault="00783905" w:rsidP="00F11A5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-</w:t>
      </w:r>
      <w:r w:rsidR="009D1A51">
        <w:rPr>
          <w:rFonts w:ascii="Arial" w:hAnsi="Arial" w:cs="Arial"/>
        </w:rPr>
        <w:t xml:space="preserve"> </w:t>
      </w:r>
      <w:del w:id="14" w:author="Figueredo, Vinicius(sc)" w:date="2020-12-15T11:29:00Z">
        <w:r w:rsidDel="00035B1C">
          <w:rPr>
            <w:rFonts w:ascii="Arial" w:hAnsi="Arial" w:cs="Arial"/>
          </w:rPr>
          <w:delText>N</w:delText>
        </w:r>
        <w:r w:rsidRPr="00746E1B" w:rsidDel="00035B1C">
          <w:rPr>
            <w:rFonts w:ascii="Arial" w:hAnsi="Arial" w:cs="Arial"/>
          </w:rPr>
          <w:delText xml:space="preserve">ão </w:delText>
        </w:r>
        <w:r w:rsidDel="00035B1C">
          <w:rPr>
            <w:rFonts w:ascii="Arial" w:hAnsi="Arial" w:cs="Arial"/>
          </w:rPr>
          <w:delText>utilizar e</w:delText>
        </w:r>
        <w:r w:rsidRPr="00746E1B" w:rsidDel="00035B1C">
          <w:rPr>
            <w:rFonts w:ascii="Arial" w:hAnsi="Arial" w:cs="Arial"/>
          </w:rPr>
          <w:delText>m conjunto com outras técnicas estéticas médicas, tais como, peeling, derm</w:delText>
        </w:r>
        <w:r w:rsidR="00FF0B76" w:rsidDel="00035B1C">
          <w:rPr>
            <w:rFonts w:ascii="Arial" w:hAnsi="Arial" w:cs="Arial"/>
          </w:rPr>
          <w:delText>oa</w:delText>
        </w:r>
        <w:r w:rsidRPr="00746E1B" w:rsidDel="00035B1C">
          <w:rPr>
            <w:rFonts w:ascii="Arial" w:hAnsi="Arial" w:cs="Arial"/>
          </w:rPr>
          <w:delText>brasão ou qualquer tipo de tratamento a laser, antes da</w:delText>
        </w:r>
        <w:r w:rsidDel="00035B1C">
          <w:rPr>
            <w:rFonts w:ascii="Arial" w:hAnsi="Arial" w:cs="Arial"/>
          </w:rPr>
          <w:delText xml:space="preserve"> </w:delText>
        </w:r>
        <w:r w:rsidRPr="00746E1B" w:rsidDel="00035B1C">
          <w:rPr>
            <w:rFonts w:ascii="Arial" w:hAnsi="Arial" w:cs="Arial"/>
          </w:rPr>
          <w:delText>recuperação completa do último tratamento. Mesmo que a recuperação</w:delText>
        </w:r>
        <w:r w:rsidDel="00035B1C">
          <w:rPr>
            <w:rFonts w:ascii="Arial" w:hAnsi="Arial" w:cs="Arial"/>
          </w:rPr>
          <w:delText xml:space="preserve"> seja precoce, </w:delText>
        </w:r>
        <w:r w:rsidRPr="00746E1B" w:rsidDel="00035B1C">
          <w:rPr>
            <w:rFonts w:ascii="Arial" w:hAnsi="Arial" w:cs="Arial"/>
          </w:rPr>
          <w:delText>BELOTERO</w:delText>
        </w:r>
        <w:r w:rsidRPr="00746E1B" w:rsidDel="00035B1C">
          <w:rPr>
            <w:rFonts w:ascii="Arial" w:hAnsi="Arial" w:cs="Arial"/>
            <w:vertAlign w:val="superscript"/>
          </w:rPr>
          <w:delText>®</w:delText>
        </w:r>
        <w:r w:rsidDel="00035B1C">
          <w:rPr>
            <w:rFonts w:ascii="Arial" w:hAnsi="Arial" w:cs="Arial"/>
            <w:vertAlign w:val="superscript"/>
          </w:rPr>
          <w:delText xml:space="preserve"> </w:delText>
        </w:r>
        <w:r w:rsidRPr="00746E1B" w:rsidDel="00035B1C">
          <w:rPr>
            <w:rFonts w:ascii="Arial" w:hAnsi="Arial" w:cs="Arial"/>
          </w:rPr>
          <w:delText>nunca deve ser utilizado durante, pelo menos, 2 semanas após o último tratamento</w:delText>
        </w:r>
        <w:r w:rsidDel="00035B1C">
          <w:rPr>
            <w:rFonts w:ascii="Arial" w:hAnsi="Arial" w:cs="Arial"/>
          </w:rPr>
          <w:delText>;</w:delText>
        </w:r>
      </w:del>
    </w:p>
    <w:p w14:paraId="6F8BE77B" w14:textId="035E21F3" w:rsidR="00783905" w:rsidRDefault="00783905" w:rsidP="00F11A5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-</w:t>
      </w:r>
      <w:r w:rsidR="009D1A51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</w:t>
      </w:r>
      <w:r w:rsidR="00746E1B" w:rsidRPr="00746E1B">
        <w:rPr>
          <w:rFonts w:ascii="Arial" w:hAnsi="Arial" w:cs="Arial"/>
        </w:rPr>
        <w:t>tletas devem</w:t>
      </w:r>
      <w:r>
        <w:rPr>
          <w:rFonts w:ascii="Arial" w:hAnsi="Arial" w:cs="Arial"/>
        </w:rPr>
        <w:t xml:space="preserve"> ser informados que </w:t>
      </w:r>
      <w:r w:rsidR="00746E1B" w:rsidRPr="00746E1B">
        <w:rPr>
          <w:rFonts w:ascii="Arial" w:hAnsi="Arial" w:cs="Arial"/>
        </w:rPr>
        <w:t>a lidocaína pode produzir resultados positivos nos testes antidopagem</w:t>
      </w:r>
      <w:r>
        <w:rPr>
          <w:rFonts w:ascii="Arial" w:hAnsi="Arial" w:cs="Arial"/>
        </w:rPr>
        <w:t>;</w:t>
      </w:r>
    </w:p>
    <w:p w14:paraId="6AE6837D" w14:textId="05A311AC" w:rsidR="00F60098" w:rsidRDefault="00F60098" w:rsidP="00F11A5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-</w:t>
      </w:r>
      <w:r w:rsidR="009D1A51">
        <w:rPr>
          <w:rFonts w:ascii="Arial" w:hAnsi="Arial" w:cs="Arial"/>
        </w:rPr>
        <w:t xml:space="preserve"> </w:t>
      </w:r>
      <w:r w:rsidRPr="00746E1B">
        <w:rPr>
          <w:rFonts w:ascii="Arial" w:hAnsi="Arial" w:cs="Arial"/>
        </w:rPr>
        <w:t>Em pacientes com epilepsia, insuficiência cardíaca, insuficiência grave da função hepática ou disfunção renal grave ou porfiria, a decisão de injetar BELOTERO</w:t>
      </w:r>
      <w:r w:rsidRPr="00746E1B">
        <w:rPr>
          <w:rFonts w:ascii="Arial" w:hAnsi="Arial" w:cs="Arial"/>
          <w:vertAlign w:val="superscript"/>
        </w:rPr>
        <w:t>®</w:t>
      </w:r>
      <w:r w:rsidRPr="00746E1B">
        <w:rPr>
          <w:rFonts w:ascii="Arial" w:hAnsi="Arial" w:cs="Arial"/>
        </w:rPr>
        <w:t xml:space="preserve"> deve ser tomada pelo médico, caso a caso, dependendo da natureza da doença e do </w:t>
      </w:r>
      <w:r>
        <w:rPr>
          <w:rFonts w:ascii="Arial" w:hAnsi="Arial" w:cs="Arial"/>
        </w:rPr>
        <w:t>tratamento associado;</w:t>
      </w:r>
    </w:p>
    <w:p w14:paraId="2EF0A5F0" w14:textId="6A3DE3E5" w:rsidR="00F60098" w:rsidRDefault="00F60098" w:rsidP="00F11A5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-</w:t>
      </w:r>
      <w:r w:rsidR="009D1A51">
        <w:rPr>
          <w:rFonts w:ascii="Arial" w:hAnsi="Arial" w:cs="Arial"/>
        </w:rPr>
        <w:t xml:space="preserve"> </w:t>
      </w:r>
      <w:r w:rsidRPr="00746E1B">
        <w:rPr>
          <w:rFonts w:ascii="Arial" w:hAnsi="Arial" w:cs="Arial"/>
        </w:rPr>
        <w:t>Pode ocorrer um aumento de hematomas, nódulos ou sangramento no local da injeção em pacientes</w:t>
      </w:r>
      <w:r>
        <w:rPr>
          <w:rFonts w:ascii="Arial" w:hAnsi="Arial" w:cs="Arial"/>
        </w:rPr>
        <w:t xml:space="preserve"> que utilizam fármacos </w:t>
      </w:r>
      <w:r w:rsidRPr="00746E1B">
        <w:rPr>
          <w:rFonts w:ascii="Arial" w:hAnsi="Arial" w:cs="Arial"/>
        </w:rPr>
        <w:t>antitrombótic</w:t>
      </w:r>
      <w:r>
        <w:rPr>
          <w:rFonts w:ascii="Arial" w:hAnsi="Arial" w:cs="Arial"/>
        </w:rPr>
        <w:t>o</w:t>
      </w:r>
      <w:r w:rsidRPr="00746E1B">
        <w:rPr>
          <w:rFonts w:ascii="Arial" w:hAnsi="Arial" w:cs="Arial"/>
        </w:rPr>
        <w:t>s, como a aspirina, ou</w:t>
      </w:r>
      <w:r>
        <w:rPr>
          <w:rFonts w:ascii="Arial" w:hAnsi="Arial" w:cs="Arial"/>
        </w:rPr>
        <w:t xml:space="preserve"> medicamentos anti-inflamatórios não </w:t>
      </w:r>
      <w:r w:rsidR="009F5E3A">
        <w:rPr>
          <w:rFonts w:ascii="Arial" w:hAnsi="Arial" w:cs="Arial"/>
        </w:rPr>
        <w:t>esteroides</w:t>
      </w:r>
      <w:r>
        <w:rPr>
          <w:rFonts w:ascii="Arial" w:hAnsi="Arial" w:cs="Arial"/>
        </w:rPr>
        <w:t>;</w:t>
      </w:r>
    </w:p>
    <w:p w14:paraId="4FFC2917" w14:textId="2ACA6297" w:rsidR="00783905" w:rsidRDefault="00783905" w:rsidP="00F11A5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-</w:t>
      </w:r>
      <w:r w:rsidR="009D1A51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A </w:t>
      </w:r>
      <w:r w:rsidR="00746E1B" w:rsidRPr="00746E1B">
        <w:rPr>
          <w:rFonts w:ascii="Arial" w:hAnsi="Arial" w:cs="Arial"/>
        </w:rPr>
        <w:t>lidocaína pode causar vermelhidão ou hipersensibilidade locais.</w:t>
      </w:r>
      <w:r>
        <w:rPr>
          <w:rFonts w:ascii="Arial" w:hAnsi="Arial" w:cs="Arial"/>
        </w:rPr>
        <w:t xml:space="preserve"> </w:t>
      </w:r>
      <w:r w:rsidR="00746E1B" w:rsidRPr="00746E1B">
        <w:rPr>
          <w:rFonts w:ascii="Arial" w:hAnsi="Arial" w:cs="Arial"/>
        </w:rPr>
        <w:t>Em adultos saudáveis, a dose máxima total de lidocaína (sem epinefrina) não deve exceder 300 mg (ou 4,5 mg/kg) por sessão</w:t>
      </w:r>
      <w:r w:rsidR="009D1A51">
        <w:rPr>
          <w:rFonts w:ascii="Arial" w:hAnsi="Arial" w:cs="Arial"/>
        </w:rPr>
        <w:t>;</w:t>
      </w:r>
    </w:p>
    <w:p w14:paraId="7A00E70C" w14:textId="03668EAB" w:rsidR="00746E1B" w:rsidRDefault="009D1A51" w:rsidP="00F11A5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- </w:t>
      </w:r>
      <w:r w:rsidR="00746E1B" w:rsidRPr="00746E1B">
        <w:rPr>
          <w:rFonts w:ascii="Arial" w:hAnsi="Arial" w:cs="Arial"/>
        </w:rPr>
        <w:t>O paciente deve evitar aplicar maquiagem, pelo menos, durante 12 horas após o tratamento</w:t>
      </w:r>
      <w:r w:rsidR="009F5E3A">
        <w:rPr>
          <w:rFonts w:ascii="Arial" w:hAnsi="Arial" w:cs="Arial"/>
        </w:rPr>
        <w:t>,</w:t>
      </w:r>
      <w:r w:rsidR="00746E1B" w:rsidRPr="00746E1B">
        <w:rPr>
          <w:rFonts w:ascii="Arial" w:hAnsi="Arial" w:cs="Arial"/>
        </w:rPr>
        <w:t xml:space="preserve"> deve evitar saunas</w:t>
      </w:r>
      <w:r w:rsidR="009F5E3A">
        <w:rPr>
          <w:rFonts w:ascii="Arial" w:hAnsi="Arial" w:cs="Arial"/>
        </w:rPr>
        <w:t xml:space="preserve"> </w:t>
      </w:r>
      <w:r w:rsidR="00746E1B" w:rsidRPr="00746E1B">
        <w:rPr>
          <w:rFonts w:ascii="Arial" w:hAnsi="Arial" w:cs="Arial"/>
        </w:rPr>
        <w:t>e exposição prolongada ao sol e raios UV durante 2</w:t>
      </w:r>
      <w:r>
        <w:rPr>
          <w:rFonts w:ascii="Arial" w:hAnsi="Arial" w:cs="Arial"/>
        </w:rPr>
        <w:t xml:space="preserve"> </w:t>
      </w:r>
      <w:r w:rsidR="00746E1B" w:rsidRPr="00746E1B">
        <w:rPr>
          <w:rFonts w:ascii="Arial" w:hAnsi="Arial" w:cs="Arial"/>
        </w:rPr>
        <w:t>semanas após o tratamento. Os pacientes também devem evitar exercer pressão e/ou tocar na área tratada</w:t>
      </w:r>
      <w:r>
        <w:rPr>
          <w:rFonts w:ascii="Arial" w:hAnsi="Arial" w:cs="Arial"/>
        </w:rPr>
        <w:t>;</w:t>
      </w:r>
    </w:p>
    <w:p w14:paraId="69B6F896" w14:textId="277F841C" w:rsidR="00362AF4" w:rsidRDefault="00362AF4" w:rsidP="00F11A5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-</w:t>
      </w:r>
      <w:r w:rsidR="009D1A51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C</w:t>
      </w:r>
      <w:r w:rsidRPr="00746E1B">
        <w:rPr>
          <w:rFonts w:ascii="Arial" w:hAnsi="Arial" w:cs="Arial"/>
        </w:rPr>
        <w:t xml:space="preserve">uidado especial com pacientes com </w:t>
      </w:r>
      <w:proofErr w:type="spellStart"/>
      <w:r w:rsidRPr="00746E1B">
        <w:rPr>
          <w:rFonts w:ascii="Arial" w:hAnsi="Arial" w:cs="Arial"/>
        </w:rPr>
        <w:t>metemoglobinemia</w:t>
      </w:r>
      <w:proofErr w:type="spellEnd"/>
      <w:r w:rsidRPr="00746E1B">
        <w:rPr>
          <w:rFonts w:ascii="Arial" w:hAnsi="Arial" w:cs="Arial"/>
        </w:rPr>
        <w:t xml:space="preserve"> cong</w:t>
      </w:r>
      <w:r>
        <w:rPr>
          <w:rFonts w:ascii="Arial" w:hAnsi="Arial" w:cs="Arial"/>
        </w:rPr>
        <w:t>ê</w:t>
      </w:r>
      <w:r w:rsidRPr="00746E1B">
        <w:rPr>
          <w:rFonts w:ascii="Arial" w:hAnsi="Arial" w:cs="Arial"/>
        </w:rPr>
        <w:t>nita, deficiência de glucose-6-fosfato desidrogenase e a receber tratamento concomitante</w:t>
      </w:r>
      <w:r>
        <w:rPr>
          <w:rFonts w:ascii="Arial" w:hAnsi="Arial" w:cs="Arial"/>
        </w:rPr>
        <w:t xml:space="preserve"> com agentes indutores da metemoglobina.</w:t>
      </w:r>
    </w:p>
    <w:p w14:paraId="61FBF286" w14:textId="77777777" w:rsidR="001A10F0" w:rsidRDefault="001A10F0" w:rsidP="00F11A53">
      <w:pPr>
        <w:spacing w:line="360" w:lineRule="auto"/>
        <w:jc w:val="both"/>
        <w:rPr>
          <w:rFonts w:ascii="Arial" w:hAnsi="Arial" w:cs="Arial"/>
        </w:rPr>
      </w:pPr>
    </w:p>
    <w:p w14:paraId="58B5643A" w14:textId="6FF4F5CE" w:rsidR="00362AF4" w:rsidRPr="009F5E3A" w:rsidRDefault="009F5E3A" w:rsidP="00F11A53">
      <w:pPr>
        <w:spacing w:line="360" w:lineRule="auto"/>
        <w:jc w:val="both"/>
        <w:rPr>
          <w:rFonts w:ascii="Arial" w:hAnsi="Arial" w:cs="Arial"/>
          <w:b/>
          <w:bCs/>
        </w:rPr>
      </w:pPr>
      <w:r w:rsidRPr="009F5E3A">
        <w:rPr>
          <w:rFonts w:ascii="Arial" w:hAnsi="Arial" w:cs="Arial"/>
          <w:b/>
          <w:bCs/>
        </w:rPr>
        <w:t>10) EXISTE ALGUMA INCOMPATIBILIDADE COM OS COMPONENTES DA FÓRMULA?</w:t>
      </w:r>
    </w:p>
    <w:p w14:paraId="70C5B893" w14:textId="1993DC0B" w:rsidR="00746E1B" w:rsidRDefault="00362AF4" w:rsidP="00F11A53">
      <w:pPr>
        <w:spacing w:line="360" w:lineRule="auto"/>
        <w:jc w:val="both"/>
        <w:rPr>
          <w:rFonts w:ascii="Arial" w:hAnsi="Arial" w:cs="Arial"/>
        </w:rPr>
      </w:pPr>
      <w:r w:rsidRPr="00362AF4">
        <w:rPr>
          <w:rFonts w:ascii="Arial" w:hAnsi="Arial" w:cs="Arial"/>
        </w:rPr>
        <w:t>O hialuronato de sódio precipita na presença de sais quaternários de amônio (tais como cloreto de benzalcônio). BELOTERO</w:t>
      </w:r>
      <w:r w:rsidR="009D1A51" w:rsidRPr="00746E1B">
        <w:rPr>
          <w:rFonts w:ascii="Arial" w:hAnsi="Arial" w:cs="Arial"/>
          <w:vertAlign w:val="superscript"/>
        </w:rPr>
        <w:t>®</w:t>
      </w:r>
      <w:r w:rsidRPr="00362AF4">
        <w:rPr>
          <w:rFonts w:ascii="Arial" w:hAnsi="Arial" w:cs="Arial"/>
        </w:rPr>
        <w:t xml:space="preserve"> não deve entrar em contato com essas substâncias. </w:t>
      </w:r>
      <w:r w:rsidR="00746E1B" w:rsidRPr="00362AF4">
        <w:rPr>
          <w:rFonts w:ascii="Arial" w:hAnsi="Arial" w:cs="Arial"/>
        </w:rPr>
        <w:t>Não são conhecidas interações com outros anestésicos locais ou loco-regionais</w:t>
      </w:r>
      <w:r w:rsidR="009D1A51">
        <w:rPr>
          <w:rFonts w:ascii="Arial" w:hAnsi="Arial" w:cs="Arial"/>
        </w:rPr>
        <w:t>.</w:t>
      </w:r>
    </w:p>
    <w:p w14:paraId="586D51E9" w14:textId="77777777" w:rsidR="001A10F0" w:rsidRDefault="001A10F0" w:rsidP="00F11A53">
      <w:pPr>
        <w:spacing w:line="360" w:lineRule="auto"/>
        <w:jc w:val="both"/>
        <w:rPr>
          <w:rFonts w:ascii="Arial" w:hAnsi="Arial" w:cs="Arial"/>
        </w:rPr>
      </w:pPr>
    </w:p>
    <w:p w14:paraId="21386166" w14:textId="0F3B2BE2" w:rsidR="00823B62" w:rsidRPr="009F5E3A" w:rsidRDefault="009F5E3A" w:rsidP="00F11A53">
      <w:pPr>
        <w:spacing w:line="360" w:lineRule="auto"/>
        <w:jc w:val="both"/>
        <w:rPr>
          <w:rFonts w:ascii="Arial" w:hAnsi="Arial" w:cs="Arial"/>
          <w:b/>
          <w:bCs/>
        </w:rPr>
      </w:pPr>
      <w:r w:rsidRPr="009F5E3A">
        <w:rPr>
          <w:rFonts w:ascii="Arial" w:hAnsi="Arial" w:cs="Arial"/>
          <w:b/>
          <w:bCs/>
        </w:rPr>
        <w:t xml:space="preserve">11) COMO SE FAZ A CONSERVAÇÃO E RASTREAMENTO DO PRODUTO? </w:t>
      </w:r>
    </w:p>
    <w:p w14:paraId="2F2F4812" w14:textId="5529C620" w:rsidR="00FD63C5" w:rsidRDefault="00823B62" w:rsidP="00F11A5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O armazenamento se faz </w:t>
      </w:r>
      <w:r w:rsidRPr="00746E1B">
        <w:rPr>
          <w:rFonts w:ascii="Arial" w:hAnsi="Arial" w:cs="Arial"/>
        </w:rPr>
        <w:t>entre 2°C e 25°C. Proteja da luz e congelação. Evite choques mecânicos</w:t>
      </w:r>
      <w:r>
        <w:rPr>
          <w:rFonts w:ascii="Arial" w:hAnsi="Arial" w:cs="Arial"/>
        </w:rPr>
        <w:t>. Para o rastreamento do produto, d</w:t>
      </w:r>
      <w:r w:rsidRPr="00746E1B">
        <w:rPr>
          <w:rFonts w:ascii="Arial" w:hAnsi="Arial" w:cs="Arial"/>
        </w:rPr>
        <w:t>entro da embalagem é fornecido um conjunto de etiquetas. As etiquetas presentes no blister do produto são utilizadas para garantir a identificação, rastreabilidade e visibilidade das informações contidas na seringa. São fornecidas 3 etiquetas de rastreabilidade em português na embalagem externa do produto. Estas etiquetas devem ser afixadas da seguinte maneira: uma no prontuário clínico, outra no documento a ser entregue ao paciente, e a terceira no controle da clínica/hospital. Antes de afixar as etiquetas nos documentos</w:t>
      </w:r>
      <w:r w:rsidR="009F5E3A">
        <w:rPr>
          <w:rFonts w:ascii="Arial" w:hAnsi="Arial" w:cs="Arial"/>
        </w:rPr>
        <w:t xml:space="preserve"> </w:t>
      </w:r>
      <w:r w:rsidR="00FD63C5" w:rsidRPr="00746E1B">
        <w:rPr>
          <w:rFonts w:ascii="Arial" w:hAnsi="Arial" w:cs="Arial"/>
        </w:rPr>
        <w:t>correspondentes, preencher o número de lote e prazo de validade, disponíveis na embalagem do produto</w:t>
      </w:r>
      <w:r w:rsidR="009F5E3A">
        <w:rPr>
          <w:rFonts w:ascii="Arial" w:hAnsi="Arial" w:cs="Arial"/>
        </w:rPr>
        <w:t>.</w:t>
      </w:r>
    </w:p>
    <w:p w14:paraId="23DA17BB" w14:textId="77777777" w:rsidR="001A10F0" w:rsidRDefault="001A10F0" w:rsidP="00F11A53">
      <w:pPr>
        <w:spacing w:line="360" w:lineRule="auto"/>
        <w:jc w:val="both"/>
        <w:rPr>
          <w:rFonts w:ascii="Arial" w:hAnsi="Arial" w:cs="Arial"/>
        </w:rPr>
      </w:pPr>
    </w:p>
    <w:p w14:paraId="7E26E795" w14:textId="7F1BAB82" w:rsidR="008D5E30" w:rsidRPr="009F5E3A" w:rsidRDefault="009F5E3A" w:rsidP="00F11A53">
      <w:pPr>
        <w:spacing w:line="360" w:lineRule="auto"/>
        <w:jc w:val="both"/>
        <w:rPr>
          <w:rFonts w:ascii="Arial" w:hAnsi="Arial" w:cs="Arial"/>
          <w:b/>
          <w:bCs/>
        </w:rPr>
      </w:pPr>
      <w:r w:rsidRPr="009F5E3A">
        <w:rPr>
          <w:rFonts w:ascii="Arial" w:hAnsi="Arial" w:cs="Arial"/>
          <w:b/>
          <w:bCs/>
        </w:rPr>
        <w:t xml:space="preserve">12) COMPARATIVO COM CONCORRENTES: </w:t>
      </w:r>
    </w:p>
    <w:p w14:paraId="23BE0F23" w14:textId="153E75A4" w:rsidR="009D7BEA" w:rsidRDefault="008D5E30" w:rsidP="00F11A5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T</w:t>
      </w:r>
      <w:r w:rsidR="00214ED5" w:rsidRPr="002652E0">
        <w:rPr>
          <w:rFonts w:ascii="Arial" w:hAnsi="Arial" w:cs="Arial"/>
        </w:rPr>
        <w:t xml:space="preserve">abela </w:t>
      </w:r>
      <w:r w:rsidR="001A10F0">
        <w:rPr>
          <w:rFonts w:ascii="Arial" w:hAnsi="Arial" w:cs="Arial"/>
        </w:rPr>
        <w:t>1</w:t>
      </w:r>
      <w:r w:rsidR="009F5E3A">
        <w:rPr>
          <w:rFonts w:ascii="Arial" w:hAnsi="Arial" w:cs="Arial"/>
        </w:rPr>
        <w:t>:</w:t>
      </w:r>
      <w:r w:rsidR="001A10F0">
        <w:rPr>
          <w:rFonts w:ascii="Arial" w:hAnsi="Arial" w:cs="Arial"/>
        </w:rPr>
        <w:t xml:space="preserve"> </w:t>
      </w:r>
      <w:r w:rsidR="00214ED5" w:rsidRPr="002652E0">
        <w:rPr>
          <w:rFonts w:ascii="Arial" w:hAnsi="Arial" w:cs="Arial"/>
        </w:rPr>
        <w:t xml:space="preserve">comparando </w:t>
      </w:r>
      <w:r w:rsidR="003D7E55" w:rsidRPr="002652E0">
        <w:rPr>
          <w:rFonts w:ascii="Arial" w:hAnsi="Arial" w:cs="Arial"/>
        </w:rPr>
        <w:t>BELOTERO com concorrentes</w:t>
      </w:r>
      <w:r w:rsidR="009F5E3A">
        <w:rPr>
          <w:rFonts w:ascii="Arial" w:hAnsi="Arial" w:cs="Arial"/>
        </w:rPr>
        <w:t>:</w:t>
      </w:r>
    </w:p>
    <w:tbl>
      <w:tblPr>
        <w:tblStyle w:val="TabelaSimples1"/>
        <w:tblW w:w="9639" w:type="dxa"/>
        <w:tblInd w:w="-572" w:type="dxa"/>
        <w:tblLook w:val="04A0" w:firstRow="1" w:lastRow="0" w:firstColumn="1" w:lastColumn="0" w:noHBand="0" w:noVBand="1"/>
      </w:tblPr>
      <w:tblGrid>
        <w:gridCol w:w="1560"/>
        <w:gridCol w:w="4675"/>
        <w:gridCol w:w="3404"/>
      </w:tblGrid>
      <w:tr w:rsidR="002652E0" w14:paraId="11C23BFF" w14:textId="77777777" w:rsidTr="009F5E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vAlign w:val="center"/>
          </w:tcPr>
          <w:p w14:paraId="097E7FEB" w14:textId="77777777" w:rsidR="002652E0" w:rsidRDefault="002652E0" w:rsidP="009F5E3A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4675" w:type="dxa"/>
            <w:vAlign w:val="center"/>
          </w:tcPr>
          <w:p w14:paraId="54FE1590" w14:textId="253A3864" w:rsidR="002652E0" w:rsidRDefault="009F5E3A" w:rsidP="009F5E3A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VANTAGENS</w:t>
            </w:r>
          </w:p>
        </w:tc>
        <w:tc>
          <w:tcPr>
            <w:tcW w:w="3404" w:type="dxa"/>
            <w:vAlign w:val="center"/>
          </w:tcPr>
          <w:p w14:paraId="328E222F" w14:textId="133022BD" w:rsidR="002652E0" w:rsidRDefault="009F5E3A" w:rsidP="009F5E3A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DESVANTAGENS</w:t>
            </w:r>
          </w:p>
        </w:tc>
      </w:tr>
      <w:tr w:rsidR="002652E0" w14:paraId="06F9025A" w14:textId="77777777" w:rsidTr="009F5E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vAlign w:val="center"/>
          </w:tcPr>
          <w:p w14:paraId="63844DB9" w14:textId="2D61DF80" w:rsidR="002652E0" w:rsidRDefault="009F5E3A" w:rsidP="00F11A53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Belotero</w:t>
            </w:r>
          </w:p>
        </w:tc>
        <w:tc>
          <w:tcPr>
            <w:tcW w:w="4675" w:type="dxa"/>
            <w:vAlign w:val="center"/>
          </w:tcPr>
          <w:p w14:paraId="00ECC45C" w14:textId="3C41E2DE" w:rsidR="002652E0" w:rsidRPr="009F5E3A" w:rsidRDefault="00D32513" w:rsidP="00F11A53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F5E3A">
              <w:rPr>
                <w:rFonts w:ascii="Arial" w:hAnsi="Arial" w:cs="Arial"/>
                <w:sz w:val="20"/>
                <w:szCs w:val="20"/>
              </w:rPr>
              <w:t>-</w:t>
            </w:r>
            <w:proofErr w:type="gramStart"/>
            <w:r w:rsidR="009F5E3A" w:rsidRPr="009F5E3A">
              <w:rPr>
                <w:rFonts w:ascii="Arial" w:hAnsi="Arial" w:cs="Arial"/>
                <w:sz w:val="20"/>
                <w:szCs w:val="20"/>
              </w:rPr>
              <w:t>Todas as</w:t>
            </w:r>
            <w:r w:rsidR="002652E0" w:rsidRPr="009F5E3A">
              <w:rPr>
                <w:rFonts w:ascii="Arial" w:hAnsi="Arial" w:cs="Arial"/>
                <w:sz w:val="20"/>
                <w:szCs w:val="20"/>
              </w:rPr>
              <w:t xml:space="preserve"> apresentações contém</w:t>
            </w:r>
            <w:proofErr w:type="gramEnd"/>
            <w:r w:rsidR="002652E0" w:rsidRPr="009F5E3A">
              <w:rPr>
                <w:rFonts w:ascii="Arial" w:hAnsi="Arial" w:cs="Arial"/>
                <w:sz w:val="20"/>
                <w:szCs w:val="20"/>
              </w:rPr>
              <w:t xml:space="preserve"> lidocaína</w:t>
            </w:r>
          </w:p>
          <w:p w14:paraId="7A7A6D5F" w14:textId="011960A9" w:rsidR="008D5E30" w:rsidRDefault="008D5E30" w:rsidP="00F11A53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F5E3A">
              <w:rPr>
                <w:rFonts w:ascii="Arial" w:hAnsi="Arial" w:cs="Arial"/>
                <w:sz w:val="20"/>
                <w:szCs w:val="20"/>
              </w:rPr>
              <w:t>-</w:t>
            </w:r>
            <w:r w:rsidR="009F5E3A" w:rsidRPr="009F5E3A">
              <w:rPr>
                <w:rFonts w:ascii="Arial" w:hAnsi="Arial" w:cs="Arial"/>
                <w:sz w:val="20"/>
                <w:szCs w:val="20"/>
              </w:rPr>
              <w:t>Rápida</w:t>
            </w:r>
            <w:r w:rsidRPr="009F5E3A">
              <w:rPr>
                <w:rFonts w:ascii="Arial" w:hAnsi="Arial" w:cs="Arial"/>
                <w:sz w:val="20"/>
                <w:szCs w:val="20"/>
              </w:rPr>
              <w:t xml:space="preserve"> integração à pele: efeito natural, sem nodulações palpáveis</w:t>
            </w:r>
          </w:p>
          <w:p w14:paraId="459DDACF" w14:textId="5359E808" w:rsidR="003301D3" w:rsidRDefault="003301D3" w:rsidP="00F11A53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F5E3A">
              <w:rPr>
                <w:rFonts w:ascii="Arial" w:hAnsi="Arial" w:cs="Arial"/>
                <w:sz w:val="20"/>
                <w:szCs w:val="20"/>
              </w:rPr>
              <w:t>-Efeito duradouro, não permanente</w:t>
            </w:r>
          </w:p>
          <w:p w14:paraId="3B275186" w14:textId="3588086B" w:rsidR="003301D3" w:rsidRDefault="003301D3" w:rsidP="00F11A53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-Origem Não-animal</w:t>
            </w:r>
          </w:p>
          <w:p w14:paraId="70CDFE63" w14:textId="19F84E87" w:rsidR="003301D3" w:rsidRDefault="003301D3" w:rsidP="00F11A53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-Monofásico: </w:t>
            </w:r>
            <w:del w:id="15" w:author="Figueredo, Vinicius(sc)" w:date="2020-12-15T11:31:00Z">
              <w:r w:rsidDel="00D244EE">
                <w:rPr>
                  <w:rFonts w:ascii="Arial" w:hAnsi="Arial" w:cs="Arial"/>
                  <w:sz w:val="20"/>
                  <w:szCs w:val="20"/>
                </w:rPr>
                <w:delText>capacidade de volumização mais alta(comparado aos bifásicos)</w:delText>
              </w:r>
            </w:del>
            <w:ins w:id="16" w:author="Figueredo, Vinicius(sc)" w:date="2020-12-15T11:31:00Z">
              <w:r w:rsidR="00D244EE">
                <w:rPr>
                  <w:rFonts w:ascii="Arial" w:hAnsi="Arial" w:cs="Arial"/>
                  <w:sz w:val="20"/>
                  <w:szCs w:val="20"/>
                </w:rPr>
                <w:t>melhor integração tecidual</w:t>
              </w:r>
            </w:ins>
          </w:p>
          <w:p w14:paraId="262C5728" w14:textId="5F15AE52" w:rsidR="003301D3" w:rsidRPr="009F5E3A" w:rsidRDefault="003301D3" w:rsidP="003301D3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F5E3A">
              <w:rPr>
                <w:rFonts w:ascii="Arial" w:hAnsi="Arial" w:cs="Arial"/>
                <w:sz w:val="20"/>
                <w:szCs w:val="20"/>
              </w:rPr>
              <w:t>-</w:t>
            </w:r>
            <w:del w:id="17" w:author="Figueredo, Vinicius(sc)" w:date="2020-12-15T11:31:00Z">
              <w:r w:rsidRPr="009F5E3A" w:rsidDel="00D244EE">
                <w:rPr>
                  <w:rFonts w:ascii="Arial" w:hAnsi="Arial" w:cs="Arial"/>
                  <w:sz w:val="20"/>
                  <w:szCs w:val="20"/>
                </w:rPr>
                <w:delText xml:space="preserve">Intercambialidade: na glabela pode ser utilizado, onde </w:delText>
              </w:r>
              <w:r w:rsidDel="00D244EE">
                <w:rPr>
                  <w:rFonts w:ascii="Arial" w:hAnsi="Arial" w:cs="Arial"/>
                  <w:sz w:val="20"/>
                  <w:szCs w:val="20"/>
                </w:rPr>
                <w:delText>já realizado</w:delText>
              </w:r>
              <w:r w:rsidRPr="009F5E3A" w:rsidDel="00D244EE">
                <w:rPr>
                  <w:rFonts w:ascii="Arial" w:hAnsi="Arial" w:cs="Arial"/>
                  <w:sz w:val="20"/>
                  <w:szCs w:val="20"/>
                </w:rPr>
                <w:delText xml:space="preserve"> toxina botulínica A</w:delText>
              </w:r>
            </w:del>
            <w:r w:rsidRPr="009F5E3A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14:paraId="5480013F" w14:textId="63DDAD72" w:rsidR="00D32513" w:rsidRDefault="00D32513" w:rsidP="00F11A53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F5E3A">
              <w:rPr>
                <w:rFonts w:ascii="Arial" w:hAnsi="Arial" w:cs="Arial"/>
                <w:sz w:val="20"/>
                <w:szCs w:val="20"/>
              </w:rPr>
              <w:t xml:space="preserve">-Intense: superior no preenchimento labial (efeito de </w:t>
            </w:r>
            <w:proofErr w:type="spellStart"/>
            <w:r w:rsidRPr="009F5E3A">
              <w:rPr>
                <w:rFonts w:ascii="Arial" w:hAnsi="Arial" w:cs="Arial"/>
                <w:sz w:val="20"/>
                <w:szCs w:val="20"/>
              </w:rPr>
              <w:t>volumização</w:t>
            </w:r>
            <w:proofErr w:type="spellEnd"/>
            <w:r w:rsidRPr="009F5E3A">
              <w:rPr>
                <w:rFonts w:ascii="Arial" w:hAnsi="Arial" w:cs="Arial"/>
                <w:sz w:val="20"/>
                <w:szCs w:val="20"/>
              </w:rPr>
              <w:t>)</w:t>
            </w:r>
          </w:p>
          <w:p w14:paraId="080C70BF" w14:textId="030345B1" w:rsidR="00D32513" w:rsidRPr="009F5E3A" w:rsidRDefault="00D32513" w:rsidP="00F11A53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F5E3A">
              <w:rPr>
                <w:rFonts w:ascii="Arial" w:hAnsi="Arial" w:cs="Arial"/>
                <w:sz w:val="20"/>
                <w:szCs w:val="20"/>
              </w:rPr>
              <w:lastRenderedPageBreak/>
              <w:t>-Balance: pálpebra inferior (</w:t>
            </w:r>
            <w:r w:rsidR="00BE29C1" w:rsidRPr="009F5E3A">
              <w:rPr>
                <w:rFonts w:ascii="Arial" w:hAnsi="Arial" w:cs="Arial"/>
                <w:sz w:val="20"/>
                <w:szCs w:val="20"/>
              </w:rPr>
              <w:t xml:space="preserve">menor risco </w:t>
            </w:r>
            <w:del w:id="18" w:author="Figueredo, Vinicius(sc)" w:date="2020-12-15T11:32:00Z">
              <w:r w:rsidR="00BE29C1" w:rsidRPr="009F5E3A" w:rsidDel="00D244EE">
                <w:rPr>
                  <w:rFonts w:ascii="Arial" w:hAnsi="Arial" w:cs="Arial"/>
                  <w:sz w:val="20"/>
                  <w:szCs w:val="20"/>
                </w:rPr>
                <w:delText xml:space="preserve">formar </w:delText>
              </w:r>
            </w:del>
            <w:ins w:id="19" w:author="Figueredo, Vinicius(sc)" w:date="2020-12-15T11:32:00Z">
              <w:r w:rsidR="00D244EE">
                <w:rPr>
                  <w:rFonts w:ascii="Arial" w:hAnsi="Arial" w:cs="Arial"/>
                  <w:sz w:val="20"/>
                  <w:szCs w:val="20"/>
                </w:rPr>
                <w:t xml:space="preserve">de formação de edema </w:t>
              </w:r>
            </w:ins>
            <w:del w:id="20" w:author="Figueredo, Vinicius(sc)" w:date="2020-12-15T11:32:00Z">
              <w:r w:rsidRPr="009F5E3A" w:rsidDel="00D244EE">
                <w:rPr>
                  <w:rFonts w:ascii="Arial" w:hAnsi="Arial" w:cs="Arial"/>
                  <w:sz w:val="20"/>
                  <w:szCs w:val="20"/>
                </w:rPr>
                <w:delText>olheira</w:delText>
              </w:r>
            </w:del>
            <w:r w:rsidR="00BE29C1" w:rsidRPr="009F5E3A">
              <w:rPr>
                <w:rFonts w:ascii="Arial" w:hAnsi="Arial" w:cs="Arial"/>
                <w:sz w:val="20"/>
                <w:szCs w:val="20"/>
              </w:rPr>
              <w:t xml:space="preserve"> pós-injeção</w:t>
            </w:r>
            <w:r w:rsidRPr="009F5E3A">
              <w:rPr>
                <w:rFonts w:ascii="Arial" w:hAnsi="Arial" w:cs="Arial"/>
                <w:sz w:val="20"/>
                <w:szCs w:val="20"/>
              </w:rPr>
              <w:t>)</w:t>
            </w:r>
          </w:p>
          <w:p w14:paraId="65A692DD" w14:textId="168B827B" w:rsidR="00D32513" w:rsidRPr="009F5E3A" w:rsidRDefault="00D32513" w:rsidP="003301D3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404" w:type="dxa"/>
            <w:vAlign w:val="center"/>
          </w:tcPr>
          <w:p w14:paraId="425D0E43" w14:textId="77777777" w:rsidR="002652E0" w:rsidRPr="009F5E3A" w:rsidRDefault="002652E0" w:rsidP="00F11A5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652E0" w14:paraId="7D7CC378" w14:textId="77777777" w:rsidTr="009F5E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vAlign w:val="center"/>
          </w:tcPr>
          <w:p w14:paraId="19DBDA4A" w14:textId="165D0899" w:rsidR="002652E0" w:rsidRDefault="002652E0" w:rsidP="00F11A53">
            <w:pPr>
              <w:spacing w:line="360" w:lineRule="auto"/>
              <w:jc w:val="both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Restylane</w:t>
            </w:r>
            <w:proofErr w:type="spellEnd"/>
          </w:p>
        </w:tc>
        <w:tc>
          <w:tcPr>
            <w:tcW w:w="4675" w:type="dxa"/>
            <w:vAlign w:val="center"/>
          </w:tcPr>
          <w:p w14:paraId="22520713" w14:textId="77777777" w:rsidR="002652E0" w:rsidRPr="009F5E3A" w:rsidRDefault="002652E0" w:rsidP="00F11A5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404" w:type="dxa"/>
            <w:vAlign w:val="center"/>
          </w:tcPr>
          <w:p w14:paraId="3FE6349A" w14:textId="78BE98ED" w:rsidR="002652E0" w:rsidRPr="009F5E3A" w:rsidRDefault="009F5E3A" w:rsidP="00F11A5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</w:t>
            </w:r>
            <w:r w:rsidR="002652E0" w:rsidRPr="009F5E3A">
              <w:rPr>
                <w:rFonts w:ascii="Arial" w:hAnsi="Arial" w:cs="Arial"/>
                <w:sz w:val="20"/>
                <w:szCs w:val="20"/>
              </w:rPr>
              <w:t>em todas as apresentações tem lidocaína</w:t>
            </w:r>
          </w:p>
        </w:tc>
      </w:tr>
      <w:tr w:rsidR="002652E0" w14:paraId="3D892D35" w14:textId="77777777" w:rsidTr="009F5E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vAlign w:val="center"/>
          </w:tcPr>
          <w:p w14:paraId="3663D665" w14:textId="2F953A4B" w:rsidR="002652E0" w:rsidRDefault="00200773" w:rsidP="00F11A53">
            <w:pPr>
              <w:spacing w:line="360" w:lineRule="auto"/>
              <w:jc w:val="both"/>
              <w:rPr>
                <w:rFonts w:ascii="Arial" w:hAnsi="Arial" w:cs="Arial"/>
              </w:rPr>
            </w:pPr>
            <w:del w:id="21" w:author="Figueredo, Vinicius(sc)" w:date="2020-12-15T11:32:00Z">
              <w:r w:rsidDel="00D244EE">
                <w:rPr>
                  <w:rFonts w:ascii="Arial" w:hAnsi="Arial" w:cs="Arial"/>
                </w:rPr>
                <w:delText>Hylaform</w:delText>
              </w:r>
            </w:del>
          </w:p>
        </w:tc>
        <w:tc>
          <w:tcPr>
            <w:tcW w:w="4675" w:type="dxa"/>
            <w:vAlign w:val="center"/>
          </w:tcPr>
          <w:p w14:paraId="2F24A7A6" w14:textId="77777777" w:rsidR="002652E0" w:rsidRPr="009F5E3A" w:rsidRDefault="002652E0" w:rsidP="00F11A5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404" w:type="dxa"/>
            <w:vAlign w:val="center"/>
          </w:tcPr>
          <w:p w14:paraId="2C4065AB" w14:textId="5337452D" w:rsidR="002652E0" w:rsidRPr="009F5E3A" w:rsidRDefault="009F5E3A" w:rsidP="00F11A5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bookmarkStart w:id="22" w:name="_GoBack"/>
            <w:bookmarkEnd w:id="22"/>
            <w:del w:id="23" w:author="Figueredo, Vinicius(sc)" w:date="2020-12-15T11:32:00Z">
              <w:r w:rsidDel="00D244EE">
                <w:rPr>
                  <w:rFonts w:ascii="Arial" w:hAnsi="Arial" w:cs="Arial"/>
                  <w:sz w:val="20"/>
                  <w:szCs w:val="20"/>
                </w:rPr>
                <w:delText>O</w:delText>
              </w:r>
              <w:r w:rsidR="00200773" w:rsidRPr="009F5E3A" w:rsidDel="00D244EE">
                <w:rPr>
                  <w:rFonts w:ascii="Arial" w:hAnsi="Arial" w:cs="Arial"/>
                  <w:sz w:val="20"/>
                  <w:szCs w:val="20"/>
                </w:rPr>
                <w:delText>rigem animal</w:delText>
              </w:r>
            </w:del>
          </w:p>
        </w:tc>
      </w:tr>
      <w:tr w:rsidR="00200773" w14:paraId="01576501" w14:textId="77777777" w:rsidTr="009F5E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vAlign w:val="center"/>
          </w:tcPr>
          <w:p w14:paraId="3460171E" w14:textId="63B6C89F" w:rsidR="00200773" w:rsidRDefault="00200773" w:rsidP="00F11A53">
            <w:pPr>
              <w:spacing w:line="360" w:lineRule="auto"/>
              <w:jc w:val="both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Revanesse</w:t>
            </w:r>
            <w:proofErr w:type="spellEnd"/>
          </w:p>
        </w:tc>
        <w:tc>
          <w:tcPr>
            <w:tcW w:w="4675" w:type="dxa"/>
            <w:vAlign w:val="center"/>
          </w:tcPr>
          <w:p w14:paraId="6563AD11" w14:textId="7C8FEF22" w:rsidR="00200773" w:rsidRPr="009F5E3A" w:rsidRDefault="00200773" w:rsidP="00F11A5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F5E3A">
              <w:rPr>
                <w:rFonts w:ascii="Arial" w:hAnsi="Arial" w:cs="Arial"/>
                <w:sz w:val="20"/>
                <w:szCs w:val="20"/>
              </w:rPr>
              <w:t xml:space="preserve">Preenchimento </w:t>
            </w:r>
            <w:r w:rsidR="009F5E3A">
              <w:rPr>
                <w:rFonts w:ascii="Arial" w:hAnsi="Arial" w:cs="Arial"/>
                <w:sz w:val="20"/>
                <w:szCs w:val="20"/>
              </w:rPr>
              <w:t xml:space="preserve">de </w:t>
            </w:r>
            <w:r w:rsidRPr="009F5E3A">
              <w:rPr>
                <w:rFonts w:ascii="Arial" w:hAnsi="Arial" w:cs="Arial"/>
                <w:sz w:val="20"/>
                <w:szCs w:val="20"/>
              </w:rPr>
              <w:t>linhas superficiais</w:t>
            </w:r>
          </w:p>
        </w:tc>
        <w:tc>
          <w:tcPr>
            <w:tcW w:w="3404" w:type="dxa"/>
            <w:vAlign w:val="center"/>
          </w:tcPr>
          <w:p w14:paraId="3BF356D8" w14:textId="6AC4012F" w:rsidR="00200773" w:rsidRPr="009F5E3A" w:rsidRDefault="00200773" w:rsidP="00F11A53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F5E3A">
              <w:rPr>
                <w:rFonts w:ascii="Arial" w:hAnsi="Arial" w:cs="Arial"/>
                <w:sz w:val="20"/>
                <w:szCs w:val="20"/>
              </w:rPr>
              <w:t>Baixa viscosidade: inadequado para preenchimento profundo</w:t>
            </w:r>
          </w:p>
        </w:tc>
      </w:tr>
      <w:tr w:rsidR="00200773" w14:paraId="494C9424" w14:textId="77777777" w:rsidTr="009F5E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vAlign w:val="center"/>
          </w:tcPr>
          <w:p w14:paraId="10CA8440" w14:textId="4E6ED163" w:rsidR="00200773" w:rsidRDefault="00D32513" w:rsidP="00F11A53">
            <w:pPr>
              <w:spacing w:line="360" w:lineRule="auto"/>
              <w:jc w:val="both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Juvederm</w:t>
            </w:r>
            <w:proofErr w:type="spellEnd"/>
          </w:p>
        </w:tc>
        <w:tc>
          <w:tcPr>
            <w:tcW w:w="4675" w:type="dxa"/>
            <w:vAlign w:val="center"/>
          </w:tcPr>
          <w:p w14:paraId="44403729" w14:textId="2AFD82E6" w:rsidR="00200773" w:rsidRPr="009F5E3A" w:rsidRDefault="00D32513" w:rsidP="00F11A5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F5E3A">
              <w:rPr>
                <w:rFonts w:ascii="Arial" w:hAnsi="Arial" w:cs="Arial"/>
                <w:sz w:val="20"/>
                <w:szCs w:val="20"/>
              </w:rPr>
              <w:t>Apresentações com lidocaína</w:t>
            </w:r>
          </w:p>
        </w:tc>
        <w:tc>
          <w:tcPr>
            <w:tcW w:w="3404" w:type="dxa"/>
            <w:vAlign w:val="center"/>
          </w:tcPr>
          <w:p w14:paraId="6E90EFCE" w14:textId="77777777" w:rsidR="00200773" w:rsidRPr="009F5E3A" w:rsidRDefault="00200773" w:rsidP="00F11A5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00773" w14:paraId="352402A2" w14:textId="77777777" w:rsidTr="009F5E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vAlign w:val="center"/>
          </w:tcPr>
          <w:p w14:paraId="19DC0EE9" w14:textId="45594606" w:rsidR="00200773" w:rsidRDefault="00BE29C1" w:rsidP="00F11A53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Hialurox</w:t>
            </w:r>
          </w:p>
        </w:tc>
        <w:tc>
          <w:tcPr>
            <w:tcW w:w="4675" w:type="dxa"/>
            <w:vAlign w:val="center"/>
          </w:tcPr>
          <w:p w14:paraId="2A34AE5A" w14:textId="0FC82230" w:rsidR="00200773" w:rsidRPr="009F5E3A" w:rsidRDefault="00BE29C1" w:rsidP="00F11A5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F5E3A">
              <w:rPr>
                <w:rFonts w:ascii="Arial" w:hAnsi="Arial" w:cs="Arial"/>
                <w:sz w:val="20"/>
                <w:szCs w:val="20"/>
              </w:rPr>
              <w:t>Apresentações com lidocaína</w:t>
            </w:r>
          </w:p>
        </w:tc>
        <w:tc>
          <w:tcPr>
            <w:tcW w:w="3404" w:type="dxa"/>
            <w:vAlign w:val="center"/>
          </w:tcPr>
          <w:p w14:paraId="421184E4" w14:textId="1C7497B6" w:rsidR="00200773" w:rsidRPr="009F5E3A" w:rsidRDefault="00BE29C1" w:rsidP="00F11A5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F5E3A">
              <w:rPr>
                <w:rFonts w:ascii="Arial" w:hAnsi="Arial" w:cs="Arial"/>
                <w:sz w:val="20"/>
                <w:szCs w:val="20"/>
              </w:rPr>
              <w:t>Maior edema pós-injeção imediata</w:t>
            </w:r>
          </w:p>
        </w:tc>
      </w:tr>
      <w:tr w:rsidR="00200773" w14:paraId="602F0361" w14:textId="77777777" w:rsidTr="009F5E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vAlign w:val="center"/>
          </w:tcPr>
          <w:p w14:paraId="4185D898" w14:textId="09C70AE6" w:rsidR="00200773" w:rsidRDefault="00BE29C1" w:rsidP="00F11A53">
            <w:pPr>
              <w:spacing w:line="360" w:lineRule="auto"/>
              <w:jc w:val="both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Perfectha</w:t>
            </w:r>
            <w:proofErr w:type="spellEnd"/>
          </w:p>
        </w:tc>
        <w:tc>
          <w:tcPr>
            <w:tcW w:w="4675" w:type="dxa"/>
            <w:vAlign w:val="center"/>
          </w:tcPr>
          <w:p w14:paraId="46D30D98" w14:textId="1E9EEC2E" w:rsidR="00200773" w:rsidRPr="009F5E3A" w:rsidRDefault="008D5E30" w:rsidP="00F11A5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F5E3A">
              <w:rPr>
                <w:rFonts w:ascii="Arial" w:hAnsi="Arial" w:cs="Arial"/>
                <w:sz w:val="20"/>
                <w:szCs w:val="20"/>
              </w:rPr>
              <w:t>Maior densidade, indicado para sustentação</w:t>
            </w:r>
          </w:p>
        </w:tc>
        <w:tc>
          <w:tcPr>
            <w:tcW w:w="3404" w:type="dxa"/>
            <w:vAlign w:val="center"/>
          </w:tcPr>
          <w:p w14:paraId="29BD59E9" w14:textId="613703AD" w:rsidR="00200773" w:rsidRPr="009F5E3A" w:rsidRDefault="008D5E30" w:rsidP="00F11A5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F5E3A">
              <w:rPr>
                <w:rFonts w:ascii="Arial" w:hAnsi="Arial" w:cs="Arial"/>
                <w:sz w:val="20"/>
                <w:szCs w:val="20"/>
              </w:rPr>
              <w:t xml:space="preserve">Inadequado </w:t>
            </w:r>
            <w:r w:rsidR="009F5E3A">
              <w:rPr>
                <w:rFonts w:ascii="Arial" w:hAnsi="Arial" w:cs="Arial"/>
                <w:sz w:val="20"/>
                <w:szCs w:val="20"/>
              </w:rPr>
              <w:t xml:space="preserve">para </w:t>
            </w:r>
            <w:r w:rsidRPr="009F5E3A">
              <w:rPr>
                <w:rFonts w:ascii="Arial" w:hAnsi="Arial" w:cs="Arial"/>
                <w:sz w:val="20"/>
                <w:szCs w:val="20"/>
              </w:rPr>
              <w:t>linhas mais superficiais</w:t>
            </w:r>
          </w:p>
        </w:tc>
      </w:tr>
    </w:tbl>
    <w:p w14:paraId="712F8F41" w14:textId="77777777" w:rsidR="005710EE" w:rsidRDefault="005710EE" w:rsidP="009F5E3A">
      <w:pPr>
        <w:pStyle w:val="xmsonormal"/>
        <w:spacing w:line="360" w:lineRule="auto"/>
        <w:jc w:val="center"/>
        <w:rPr>
          <w:rFonts w:ascii="Arial" w:hAnsi="Arial" w:cs="Arial"/>
          <w:b/>
          <w:bCs/>
          <w:sz w:val="22"/>
          <w:szCs w:val="22"/>
        </w:rPr>
      </w:pPr>
    </w:p>
    <w:p w14:paraId="04C3305C" w14:textId="27EE0481" w:rsidR="00295636" w:rsidRPr="00747906" w:rsidRDefault="00550388" w:rsidP="009F5E3A">
      <w:pPr>
        <w:pStyle w:val="xmsonormal"/>
        <w:spacing w:line="360" w:lineRule="auto"/>
        <w:jc w:val="center"/>
        <w:rPr>
          <w:rFonts w:ascii="Arial" w:hAnsi="Arial" w:cs="Arial"/>
          <w:b/>
          <w:bCs/>
          <w:sz w:val="22"/>
          <w:szCs w:val="22"/>
          <w:lang w:val="en-US"/>
        </w:rPr>
      </w:pPr>
      <w:r w:rsidRPr="00747906">
        <w:rPr>
          <w:rFonts w:ascii="Arial" w:hAnsi="Arial" w:cs="Arial"/>
          <w:b/>
          <w:bCs/>
          <w:sz w:val="22"/>
          <w:szCs w:val="22"/>
          <w:lang w:val="en-US"/>
        </w:rPr>
        <w:t>REFERÊNCIAS BIBLIOGRÁFICAS</w:t>
      </w:r>
    </w:p>
    <w:p w14:paraId="5FA01359" w14:textId="2340ACD6" w:rsidR="00835572" w:rsidRPr="006A0583" w:rsidRDefault="00835572" w:rsidP="00EA58F5">
      <w:pPr>
        <w:pStyle w:val="xmsonormal"/>
        <w:spacing w:line="360" w:lineRule="auto"/>
        <w:jc w:val="both"/>
        <w:rPr>
          <w:rFonts w:ascii="Arial" w:hAnsi="Arial" w:cs="Arial"/>
          <w:sz w:val="22"/>
          <w:szCs w:val="22"/>
          <w:lang w:val="en-US"/>
        </w:rPr>
      </w:pPr>
      <w:r w:rsidRPr="00E71CB8">
        <w:rPr>
          <w:rFonts w:ascii="Arial" w:hAnsi="Arial" w:cs="Arial"/>
          <w:sz w:val="22"/>
          <w:szCs w:val="22"/>
          <w:lang w:val="en-US"/>
        </w:rPr>
        <w:t>1.</w:t>
      </w:r>
      <w:r w:rsidR="008604BC" w:rsidRPr="00E71CB8">
        <w:rPr>
          <w:rFonts w:ascii="Arial" w:hAnsi="Arial" w:cs="Arial"/>
          <w:sz w:val="22"/>
          <w:szCs w:val="22"/>
          <w:lang w:val="en-US"/>
        </w:rPr>
        <w:t xml:space="preserve"> Hillebrand GG, Liang Z, Yan X, Yoshii T. </w:t>
      </w:r>
      <w:r w:rsidRPr="00E71CB8">
        <w:rPr>
          <w:rFonts w:ascii="Arial" w:hAnsi="Arial" w:cs="Arial"/>
          <w:sz w:val="22"/>
          <w:szCs w:val="22"/>
          <w:lang w:val="en-US"/>
        </w:rPr>
        <w:t>New wrinkles on wrinkling: an 8</w:t>
      </w:r>
      <w:r w:rsidRPr="00E71CB8">
        <w:rPr>
          <w:rFonts w:ascii="Cambria Math" w:hAnsi="Cambria Math" w:cs="Cambria Math"/>
          <w:sz w:val="22"/>
          <w:szCs w:val="22"/>
          <w:lang w:val="en-US"/>
        </w:rPr>
        <w:t>‐</w:t>
      </w:r>
      <w:r w:rsidRPr="00E71CB8">
        <w:rPr>
          <w:rFonts w:ascii="Arial" w:hAnsi="Arial" w:cs="Arial"/>
          <w:sz w:val="22"/>
          <w:szCs w:val="22"/>
          <w:lang w:val="en-US"/>
        </w:rPr>
        <w:t>year longitudinal study on the progression of expression lines into persistent wrinkles</w:t>
      </w:r>
      <w:r w:rsidR="008604BC" w:rsidRPr="00E71CB8">
        <w:rPr>
          <w:rFonts w:ascii="Arial" w:hAnsi="Arial" w:cs="Arial"/>
          <w:sz w:val="22"/>
          <w:szCs w:val="22"/>
          <w:lang w:val="en-US"/>
        </w:rPr>
        <w:t xml:space="preserve">. </w:t>
      </w:r>
      <w:r w:rsidR="008604BC" w:rsidRPr="006A0583">
        <w:rPr>
          <w:rFonts w:ascii="Arial" w:hAnsi="Arial" w:cs="Arial"/>
          <w:sz w:val="22"/>
          <w:szCs w:val="22"/>
          <w:lang w:val="en-US"/>
        </w:rPr>
        <w:t>British J Dermatol.</w:t>
      </w:r>
      <w:r w:rsidR="0008320F" w:rsidRPr="006A0583">
        <w:rPr>
          <w:rFonts w:ascii="Arial" w:hAnsi="Arial" w:cs="Arial"/>
          <w:sz w:val="22"/>
          <w:szCs w:val="22"/>
          <w:lang w:val="en-US"/>
        </w:rPr>
        <w:t xml:space="preserve"> 2010;</w:t>
      </w:r>
      <w:r w:rsidR="00912F8A" w:rsidRPr="006A0583">
        <w:rPr>
          <w:rFonts w:ascii="Arial" w:hAnsi="Arial" w:cs="Arial"/>
          <w:sz w:val="22"/>
          <w:szCs w:val="22"/>
          <w:lang w:val="en-US"/>
        </w:rPr>
        <w:t xml:space="preserve"> </w:t>
      </w:r>
      <w:r w:rsidR="00665344" w:rsidRPr="006A0583">
        <w:rPr>
          <w:rFonts w:ascii="Arial" w:hAnsi="Arial" w:cs="Arial"/>
          <w:sz w:val="22"/>
          <w:szCs w:val="22"/>
          <w:lang w:val="en-US"/>
        </w:rPr>
        <w:t>162</w:t>
      </w:r>
      <w:r w:rsidR="0008320F" w:rsidRPr="006A0583">
        <w:rPr>
          <w:rFonts w:ascii="Arial" w:hAnsi="Arial" w:cs="Arial"/>
          <w:sz w:val="22"/>
          <w:szCs w:val="22"/>
          <w:lang w:val="en-US"/>
        </w:rPr>
        <w:t>(</w:t>
      </w:r>
      <w:r w:rsidR="00665344" w:rsidRPr="006A0583">
        <w:rPr>
          <w:rFonts w:ascii="Arial" w:hAnsi="Arial" w:cs="Arial"/>
          <w:sz w:val="22"/>
          <w:szCs w:val="22"/>
          <w:lang w:val="en-US"/>
        </w:rPr>
        <w:t>6</w:t>
      </w:r>
      <w:r w:rsidR="0008320F" w:rsidRPr="006A0583">
        <w:rPr>
          <w:rFonts w:ascii="Arial" w:hAnsi="Arial" w:cs="Arial"/>
          <w:sz w:val="22"/>
          <w:szCs w:val="22"/>
          <w:lang w:val="en-US"/>
        </w:rPr>
        <w:t>):</w:t>
      </w:r>
      <w:r w:rsidR="00912F8A" w:rsidRPr="006A0583">
        <w:rPr>
          <w:rFonts w:ascii="Arial" w:hAnsi="Arial" w:cs="Arial"/>
          <w:sz w:val="22"/>
          <w:szCs w:val="22"/>
          <w:lang w:val="en-US"/>
        </w:rPr>
        <w:t xml:space="preserve"> </w:t>
      </w:r>
      <w:r w:rsidR="00665344" w:rsidRPr="006A0583">
        <w:rPr>
          <w:rFonts w:ascii="Arial" w:hAnsi="Arial" w:cs="Arial"/>
          <w:sz w:val="22"/>
          <w:szCs w:val="22"/>
          <w:lang w:val="en-US"/>
        </w:rPr>
        <w:t>1233-41</w:t>
      </w:r>
      <w:r w:rsidR="0008320F" w:rsidRPr="006A0583">
        <w:rPr>
          <w:rFonts w:ascii="Arial" w:hAnsi="Arial" w:cs="Arial"/>
          <w:sz w:val="22"/>
          <w:szCs w:val="22"/>
          <w:lang w:val="en-US"/>
        </w:rPr>
        <w:t>.</w:t>
      </w:r>
    </w:p>
    <w:p w14:paraId="7535C6BA" w14:textId="4F5BADFD" w:rsidR="00EA58F5" w:rsidRPr="00035B1C" w:rsidRDefault="00EA58F5" w:rsidP="00EA58F5">
      <w:pPr>
        <w:spacing w:line="360" w:lineRule="auto"/>
        <w:jc w:val="both"/>
        <w:rPr>
          <w:rStyle w:val="docsum-journal-citation"/>
          <w:rFonts w:ascii="Arial" w:hAnsi="Arial" w:cs="Arial"/>
          <w:lang w:val="fr-FR"/>
          <w:rPrChange w:id="24" w:author="Figueredo, Vinicius" w:date="2020-12-15T11:16:00Z">
            <w:rPr>
              <w:rStyle w:val="docsum-journal-citation"/>
              <w:rFonts w:ascii="Arial" w:hAnsi="Arial" w:cs="Arial"/>
              <w:lang w:val="en-US"/>
            </w:rPr>
          </w:rPrChange>
        </w:rPr>
      </w:pPr>
      <w:r w:rsidRPr="006A0583">
        <w:rPr>
          <w:rFonts w:ascii="Arial" w:hAnsi="Arial" w:cs="Arial"/>
          <w:lang w:val="en-US"/>
        </w:rPr>
        <w:t xml:space="preserve">2. </w:t>
      </w:r>
      <w:r w:rsidRPr="006A0583">
        <w:rPr>
          <w:rStyle w:val="docsum-authors"/>
          <w:rFonts w:ascii="Arial" w:hAnsi="Arial" w:cs="Arial"/>
          <w:lang w:val="en-US"/>
        </w:rPr>
        <w:t xml:space="preserve">Fujimura T, </w:t>
      </w:r>
      <w:proofErr w:type="spellStart"/>
      <w:r w:rsidRPr="006A0583">
        <w:rPr>
          <w:rStyle w:val="docsum-authors"/>
          <w:rFonts w:ascii="Arial" w:hAnsi="Arial" w:cs="Arial"/>
          <w:lang w:val="en-US"/>
        </w:rPr>
        <w:t>Hotta</w:t>
      </w:r>
      <w:proofErr w:type="spellEnd"/>
      <w:r w:rsidRPr="006A0583">
        <w:rPr>
          <w:rStyle w:val="docsum-authors"/>
          <w:rFonts w:ascii="Arial" w:hAnsi="Arial" w:cs="Arial"/>
          <w:lang w:val="en-US"/>
        </w:rPr>
        <w:t xml:space="preserve"> M. </w:t>
      </w:r>
      <w:r w:rsidRPr="006A0583">
        <w:rPr>
          <w:rFonts w:ascii="Arial" w:hAnsi="Arial" w:cs="Arial"/>
          <w:lang w:val="en-US"/>
        </w:rPr>
        <w:t>T</w:t>
      </w:r>
      <w:hyperlink r:id="rId29" w:history="1">
        <w:r w:rsidRPr="006A0583">
          <w:rPr>
            <w:rStyle w:val="Hyperlink"/>
            <w:rFonts w:ascii="Arial" w:hAnsi="Arial" w:cs="Arial"/>
            <w:color w:val="auto"/>
            <w:u w:val="none"/>
            <w:lang w:val="en-US"/>
          </w:rPr>
          <w:t>he preliminary study of the relationship between facial movements and wrinkle formation</w:t>
        </w:r>
      </w:hyperlink>
      <w:r w:rsidRPr="006A0583">
        <w:rPr>
          <w:rFonts w:ascii="Arial" w:hAnsi="Arial" w:cs="Arial"/>
          <w:lang w:val="en-US"/>
        </w:rPr>
        <w:t xml:space="preserve">. </w:t>
      </w:r>
      <w:r w:rsidRPr="00035B1C">
        <w:rPr>
          <w:rStyle w:val="docsum-journal-citation"/>
          <w:rFonts w:ascii="Arial" w:hAnsi="Arial" w:cs="Arial"/>
          <w:lang w:val="fr-FR"/>
          <w:rPrChange w:id="25" w:author="Figueredo, Vinicius" w:date="2020-12-15T11:16:00Z">
            <w:rPr>
              <w:rStyle w:val="docsum-journal-citation"/>
              <w:rFonts w:ascii="Arial" w:hAnsi="Arial" w:cs="Arial"/>
              <w:lang w:val="en-US"/>
            </w:rPr>
          </w:rPrChange>
        </w:rPr>
        <w:t xml:space="preserve">Skin </w:t>
      </w:r>
      <w:proofErr w:type="spellStart"/>
      <w:r w:rsidRPr="00035B1C">
        <w:rPr>
          <w:rStyle w:val="docsum-journal-citation"/>
          <w:rFonts w:ascii="Arial" w:hAnsi="Arial" w:cs="Arial"/>
          <w:lang w:val="fr-FR"/>
          <w:rPrChange w:id="26" w:author="Figueredo, Vinicius" w:date="2020-12-15T11:16:00Z">
            <w:rPr>
              <w:rStyle w:val="docsum-journal-citation"/>
              <w:rFonts w:ascii="Arial" w:hAnsi="Arial" w:cs="Arial"/>
              <w:lang w:val="en-US"/>
            </w:rPr>
          </w:rPrChange>
        </w:rPr>
        <w:t>Res</w:t>
      </w:r>
      <w:proofErr w:type="spellEnd"/>
      <w:r w:rsidRPr="00035B1C">
        <w:rPr>
          <w:rStyle w:val="docsum-journal-citation"/>
          <w:rFonts w:ascii="Arial" w:hAnsi="Arial" w:cs="Arial"/>
          <w:lang w:val="fr-FR"/>
          <w:rPrChange w:id="27" w:author="Figueredo, Vinicius" w:date="2020-12-15T11:16:00Z">
            <w:rPr>
              <w:rStyle w:val="docsum-journal-citation"/>
              <w:rFonts w:ascii="Arial" w:hAnsi="Arial" w:cs="Arial"/>
              <w:lang w:val="en-US"/>
            </w:rPr>
          </w:rPrChange>
        </w:rPr>
        <w:t xml:space="preserve"> </w:t>
      </w:r>
      <w:proofErr w:type="spellStart"/>
      <w:r w:rsidRPr="00035B1C">
        <w:rPr>
          <w:rStyle w:val="docsum-journal-citation"/>
          <w:rFonts w:ascii="Arial" w:hAnsi="Arial" w:cs="Arial"/>
          <w:lang w:val="fr-FR"/>
          <w:rPrChange w:id="28" w:author="Figueredo, Vinicius" w:date="2020-12-15T11:16:00Z">
            <w:rPr>
              <w:rStyle w:val="docsum-journal-citation"/>
              <w:rFonts w:ascii="Arial" w:hAnsi="Arial" w:cs="Arial"/>
              <w:lang w:val="en-US"/>
            </w:rPr>
          </w:rPrChange>
        </w:rPr>
        <w:t>Technol</w:t>
      </w:r>
      <w:proofErr w:type="spellEnd"/>
      <w:r w:rsidRPr="00035B1C">
        <w:rPr>
          <w:rStyle w:val="docsum-journal-citation"/>
          <w:rFonts w:ascii="Arial" w:hAnsi="Arial" w:cs="Arial"/>
          <w:lang w:val="fr-FR"/>
          <w:rPrChange w:id="29" w:author="Figueredo, Vinicius" w:date="2020-12-15T11:16:00Z">
            <w:rPr>
              <w:rStyle w:val="docsum-journal-citation"/>
              <w:rFonts w:ascii="Arial" w:hAnsi="Arial" w:cs="Arial"/>
              <w:lang w:val="en-US"/>
            </w:rPr>
          </w:rPrChange>
        </w:rPr>
        <w:t xml:space="preserve">. </w:t>
      </w:r>
      <w:proofErr w:type="gramStart"/>
      <w:r w:rsidRPr="00035B1C">
        <w:rPr>
          <w:rStyle w:val="docsum-journal-citation"/>
          <w:rFonts w:ascii="Arial" w:hAnsi="Arial" w:cs="Arial"/>
          <w:lang w:val="fr-FR"/>
          <w:rPrChange w:id="30" w:author="Figueredo, Vinicius" w:date="2020-12-15T11:16:00Z">
            <w:rPr>
              <w:rStyle w:val="docsum-journal-citation"/>
              <w:rFonts w:ascii="Arial" w:hAnsi="Arial" w:cs="Arial"/>
              <w:lang w:val="en-US"/>
            </w:rPr>
          </w:rPrChange>
        </w:rPr>
        <w:t>2012;</w:t>
      </w:r>
      <w:proofErr w:type="gramEnd"/>
      <w:r w:rsidR="00912F8A" w:rsidRPr="00035B1C">
        <w:rPr>
          <w:rStyle w:val="docsum-journal-citation"/>
          <w:rFonts w:ascii="Arial" w:hAnsi="Arial" w:cs="Arial"/>
          <w:lang w:val="fr-FR"/>
          <w:rPrChange w:id="31" w:author="Figueredo, Vinicius" w:date="2020-12-15T11:16:00Z">
            <w:rPr>
              <w:rStyle w:val="docsum-journal-citation"/>
              <w:rFonts w:ascii="Arial" w:hAnsi="Arial" w:cs="Arial"/>
              <w:lang w:val="en-US"/>
            </w:rPr>
          </w:rPrChange>
        </w:rPr>
        <w:t xml:space="preserve"> </w:t>
      </w:r>
      <w:r w:rsidRPr="00035B1C">
        <w:rPr>
          <w:rStyle w:val="docsum-journal-citation"/>
          <w:rFonts w:ascii="Arial" w:hAnsi="Arial" w:cs="Arial"/>
          <w:lang w:val="fr-FR"/>
          <w:rPrChange w:id="32" w:author="Figueredo, Vinicius" w:date="2020-12-15T11:16:00Z">
            <w:rPr>
              <w:rStyle w:val="docsum-journal-citation"/>
              <w:rFonts w:ascii="Arial" w:hAnsi="Arial" w:cs="Arial"/>
              <w:lang w:val="en-US"/>
            </w:rPr>
          </w:rPrChange>
        </w:rPr>
        <w:t>18(2):</w:t>
      </w:r>
      <w:r w:rsidR="00912F8A" w:rsidRPr="00035B1C">
        <w:rPr>
          <w:rStyle w:val="docsum-journal-citation"/>
          <w:rFonts w:ascii="Arial" w:hAnsi="Arial" w:cs="Arial"/>
          <w:lang w:val="fr-FR"/>
          <w:rPrChange w:id="33" w:author="Figueredo, Vinicius" w:date="2020-12-15T11:16:00Z">
            <w:rPr>
              <w:rStyle w:val="docsum-journal-citation"/>
              <w:rFonts w:ascii="Arial" w:hAnsi="Arial" w:cs="Arial"/>
              <w:lang w:val="en-US"/>
            </w:rPr>
          </w:rPrChange>
        </w:rPr>
        <w:t xml:space="preserve"> </w:t>
      </w:r>
      <w:r w:rsidRPr="00035B1C">
        <w:rPr>
          <w:rStyle w:val="docsum-journal-citation"/>
          <w:rFonts w:ascii="Arial" w:hAnsi="Arial" w:cs="Arial"/>
          <w:lang w:val="fr-FR"/>
          <w:rPrChange w:id="34" w:author="Figueredo, Vinicius" w:date="2020-12-15T11:16:00Z">
            <w:rPr>
              <w:rStyle w:val="docsum-journal-citation"/>
              <w:rFonts w:ascii="Arial" w:hAnsi="Arial" w:cs="Arial"/>
              <w:lang w:val="en-US"/>
            </w:rPr>
          </w:rPrChange>
        </w:rPr>
        <w:t>219-24.</w:t>
      </w:r>
    </w:p>
    <w:p w14:paraId="43D144B6" w14:textId="167CA0B5" w:rsidR="00E55243" w:rsidRPr="00035B1C" w:rsidRDefault="00EA58F5" w:rsidP="00EA58F5">
      <w:pPr>
        <w:pStyle w:val="xmsonormal"/>
        <w:spacing w:line="360" w:lineRule="auto"/>
        <w:jc w:val="both"/>
        <w:rPr>
          <w:rStyle w:val="title-text"/>
          <w:rFonts w:ascii="Arial" w:hAnsi="Arial" w:cs="Arial"/>
          <w:sz w:val="22"/>
          <w:szCs w:val="22"/>
          <w:lang w:val="en-US"/>
          <w:rPrChange w:id="35" w:author="Figueredo, Vinicius" w:date="2020-12-15T11:16:00Z">
            <w:rPr>
              <w:rStyle w:val="title-text"/>
              <w:rFonts w:ascii="Arial" w:hAnsi="Arial" w:cs="Arial"/>
              <w:sz w:val="22"/>
              <w:szCs w:val="22"/>
            </w:rPr>
          </w:rPrChange>
        </w:rPr>
      </w:pPr>
      <w:r w:rsidRPr="00035B1C">
        <w:rPr>
          <w:rFonts w:ascii="Arial" w:hAnsi="Arial" w:cs="Arial"/>
          <w:sz w:val="22"/>
          <w:szCs w:val="22"/>
          <w:lang w:val="fr-FR"/>
          <w:rPrChange w:id="36" w:author="Figueredo, Vinicius" w:date="2020-12-15T11:16:00Z">
            <w:rPr>
              <w:rFonts w:ascii="Arial" w:hAnsi="Arial" w:cs="Arial"/>
              <w:sz w:val="22"/>
              <w:szCs w:val="22"/>
              <w:lang w:val="en-US"/>
            </w:rPr>
          </w:rPrChange>
        </w:rPr>
        <w:t>3</w:t>
      </w:r>
      <w:r w:rsidR="00E55243" w:rsidRPr="00035B1C">
        <w:rPr>
          <w:rFonts w:ascii="Arial" w:hAnsi="Arial" w:cs="Arial"/>
          <w:sz w:val="22"/>
          <w:szCs w:val="22"/>
          <w:lang w:val="fr-FR"/>
          <w:rPrChange w:id="37" w:author="Figueredo, Vinicius" w:date="2020-12-15T11:16:00Z">
            <w:rPr>
              <w:rFonts w:ascii="Arial" w:hAnsi="Arial" w:cs="Arial"/>
              <w:sz w:val="22"/>
              <w:szCs w:val="22"/>
              <w:lang w:val="en-US"/>
            </w:rPr>
          </w:rPrChange>
        </w:rPr>
        <w:t xml:space="preserve">. Zhao Y, Feng B, Lee J, Lu N, Pierce DM. </w:t>
      </w:r>
      <w:r w:rsidR="00E55243" w:rsidRPr="006A0583">
        <w:rPr>
          <w:rFonts w:ascii="Arial" w:hAnsi="Arial" w:cs="Arial"/>
          <w:sz w:val="22"/>
          <w:szCs w:val="22"/>
          <w:lang w:val="en-US"/>
        </w:rPr>
        <w:t xml:space="preserve">A multi-layered </w:t>
      </w:r>
      <w:r w:rsidR="00E55243" w:rsidRPr="006A0583">
        <w:rPr>
          <w:rStyle w:val="title-text"/>
          <w:rFonts w:ascii="Arial" w:hAnsi="Arial" w:cs="Arial"/>
          <w:sz w:val="22"/>
          <w:szCs w:val="22"/>
          <w:lang w:val="en-US"/>
        </w:rPr>
        <w:t xml:space="preserve">model of human skin elucidates mechanisms of wrinkling in the forehead. </w:t>
      </w:r>
      <w:r w:rsidR="00E55243" w:rsidRPr="00035B1C">
        <w:rPr>
          <w:rStyle w:val="title-text"/>
          <w:rFonts w:ascii="Arial" w:hAnsi="Arial" w:cs="Arial"/>
          <w:sz w:val="22"/>
          <w:szCs w:val="22"/>
          <w:lang w:val="en-US"/>
          <w:rPrChange w:id="38" w:author="Figueredo, Vinicius" w:date="2020-12-15T11:16:00Z">
            <w:rPr>
              <w:rStyle w:val="title-text"/>
              <w:rFonts w:ascii="Arial" w:hAnsi="Arial" w:cs="Arial"/>
              <w:sz w:val="22"/>
              <w:szCs w:val="22"/>
            </w:rPr>
          </w:rPrChange>
        </w:rPr>
        <w:t xml:space="preserve">J Mechanical Behavior </w:t>
      </w:r>
      <w:proofErr w:type="spellStart"/>
      <w:r w:rsidR="00E55243" w:rsidRPr="00035B1C">
        <w:rPr>
          <w:rStyle w:val="title-text"/>
          <w:rFonts w:ascii="Arial" w:hAnsi="Arial" w:cs="Arial"/>
          <w:sz w:val="22"/>
          <w:szCs w:val="22"/>
          <w:lang w:val="en-US"/>
          <w:rPrChange w:id="39" w:author="Figueredo, Vinicius" w:date="2020-12-15T11:16:00Z">
            <w:rPr>
              <w:rStyle w:val="title-text"/>
              <w:rFonts w:ascii="Arial" w:hAnsi="Arial" w:cs="Arial"/>
              <w:sz w:val="22"/>
              <w:szCs w:val="22"/>
            </w:rPr>
          </w:rPrChange>
        </w:rPr>
        <w:t>Biom</w:t>
      </w:r>
      <w:proofErr w:type="spellEnd"/>
      <w:r w:rsidR="00E55243" w:rsidRPr="00035B1C">
        <w:rPr>
          <w:rStyle w:val="title-text"/>
          <w:rFonts w:ascii="Arial" w:hAnsi="Arial" w:cs="Arial"/>
          <w:sz w:val="22"/>
          <w:szCs w:val="22"/>
          <w:lang w:val="en-US"/>
          <w:rPrChange w:id="40" w:author="Figueredo, Vinicius" w:date="2020-12-15T11:16:00Z">
            <w:rPr>
              <w:rStyle w:val="title-text"/>
              <w:rFonts w:ascii="Arial" w:hAnsi="Arial" w:cs="Arial"/>
              <w:sz w:val="22"/>
              <w:szCs w:val="22"/>
            </w:rPr>
          </w:rPrChange>
        </w:rPr>
        <w:t xml:space="preserve"> Mat.</w:t>
      </w:r>
      <w:r w:rsidRPr="00035B1C">
        <w:rPr>
          <w:rStyle w:val="title-text"/>
          <w:rFonts w:ascii="Arial" w:hAnsi="Arial" w:cs="Arial"/>
          <w:sz w:val="22"/>
          <w:szCs w:val="22"/>
          <w:lang w:val="en-US"/>
          <w:rPrChange w:id="41" w:author="Figueredo, Vinicius" w:date="2020-12-15T11:16:00Z">
            <w:rPr>
              <w:rStyle w:val="title-text"/>
              <w:rFonts w:ascii="Arial" w:hAnsi="Arial" w:cs="Arial"/>
              <w:sz w:val="22"/>
              <w:szCs w:val="22"/>
            </w:rPr>
          </w:rPrChange>
        </w:rPr>
        <w:t xml:space="preserve"> </w:t>
      </w:r>
      <w:r w:rsidR="00E55243" w:rsidRPr="00035B1C">
        <w:rPr>
          <w:rStyle w:val="title-text"/>
          <w:rFonts w:ascii="Arial" w:hAnsi="Arial" w:cs="Arial"/>
          <w:sz w:val="22"/>
          <w:szCs w:val="22"/>
          <w:lang w:val="en-US"/>
          <w:rPrChange w:id="42" w:author="Figueredo, Vinicius" w:date="2020-12-15T11:16:00Z">
            <w:rPr>
              <w:rStyle w:val="title-text"/>
              <w:rFonts w:ascii="Arial" w:hAnsi="Arial" w:cs="Arial"/>
              <w:sz w:val="22"/>
              <w:szCs w:val="22"/>
            </w:rPr>
          </w:rPrChange>
        </w:rPr>
        <w:t>2020;</w:t>
      </w:r>
      <w:r w:rsidR="00912F8A" w:rsidRPr="00035B1C">
        <w:rPr>
          <w:rStyle w:val="title-text"/>
          <w:rFonts w:ascii="Arial" w:hAnsi="Arial" w:cs="Arial"/>
          <w:sz w:val="22"/>
          <w:szCs w:val="22"/>
          <w:lang w:val="en-US"/>
          <w:rPrChange w:id="43" w:author="Figueredo, Vinicius" w:date="2020-12-15T11:16:00Z">
            <w:rPr>
              <w:rStyle w:val="title-text"/>
              <w:rFonts w:ascii="Arial" w:hAnsi="Arial" w:cs="Arial"/>
              <w:sz w:val="22"/>
              <w:szCs w:val="22"/>
            </w:rPr>
          </w:rPrChange>
        </w:rPr>
        <w:t xml:space="preserve"> </w:t>
      </w:r>
      <w:r w:rsidR="00E55243" w:rsidRPr="00035B1C">
        <w:rPr>
          <w:rStyle w:val="title-text"/>
          <w:rFonts w:ascii="Arial" w:hAnsi="Arial" w:cs="Arial"/>
          <w:sz w:val="22"/>
          <w:szCs w:val="22"/>
          <w:lang w:val="en-US"/>
          <w:rPrChange w:id="44" w:author="Figueredo, Vinicius" w:date="2020-12-15T11:16:00Z">
            <w:rPr>
              <w:rStyle w:val="title-text"/>
              <w:rFonts w:ascii="Arial" w:hAnsi="Arial" w:cs="Arial"/>
              <w:sz w:val="22"/>
              <w:szCs w:val="22"/>
            </w:rPr>
          </w:rPrChange>
        </w:rPr>
        <w:t>105:</w:t>
      </w:r>
      <w:r w:rsidR="00912F8A" w:rsidRPr="00035B1C">
        <w:rPr>
          <w:rStyle w:val="title-text"/>
          <w:rFonts w:ascii="Arial" w:hAnsi="Arial" w:cs="Arial"/>
          <w:sz w:val="22"/>
          <w:szCs w:val="22"/>
          <w:lang w:val="en-US"/>
          <w:rPrChange w:id="45" w:author="Figueredo, Vinicius" w:date="2020-12-15T11:16:00Z">
            <w:rPr>
              <w:rStyle w:val="title-text"/>
              <w:rFonts w:ascii="Arial" w:hAnsi="Arial" w:cs="Arial"/>
              <w:sz w:val="22"/>
              <w:szCs w:val="22"/>
            </w:rPr>
          </w:rPrChange>
        </w:rPr>
        <w:t xml:space="preserve"> </w:t>
      </w:r>
      <w:r w:rsidR="00472F83" w:rsidRPr="00035B1C">
        <w:rPr>
          <w:rStyle w:val="title-text"/>
          <w:rFonts w:ascii="Arial" w:hAnsi="Arial" w:cs="Arial"/>
          <w:sz w:val="22"/>
          <w:szCs w:val="22"/>
          <w:lang w:val="en-US"/>
          <w:rPrChange w:id="46" w:author="Figueredo, Vinicius" w:date="2020-12-15T11:16:00Z">
            <w:rPr>
              <w:rStyle w:val="title-text"/>
              <w:rFonts w:ascii="Arial" w:hAnsi="Arial" w:cs="Arial"/>
              <w:sz w:val="22"/>
              <w:szCs w:val="22"/>
            </w:rPr>
          </w:rPrChange>
        </w:rPr>
        <w:t>103694.</w:t>
      </w:r>
    </w:p>
    <w:p w14:paraId="09662724" w14:textId="65F01B48" w:rsidR="00912F8A" w:rsidRPr="006A0583" w:rsidRDefault="00912F8A" w:rsidP="00EA58F5">
      <w:pPr>
        <w:pStyle w:val="xmsonormal"/>
        <w:spacing w:line="360" w:lineRule="auto"/>
        <w:jc w:val="both"/>
        <w:rPr>
          <w:rFonts w:ascii="Arial" w:hAnsi="Arial" w:cs="Arial"/>
          <w:sz w:val="22"/>
          <w:szCs w:val="22"/>
          <w:lang w:val="en-US"/>
        </w:rPr>
      </w:pPr>
      <w:r w:rsidRPr="00035B1C">
        <w:rPr>
          <w:rStyle w:val="title-text"/>
          <w:rFonts w:ascii="Arial" w:hAnsi="Arial" w:cs="Arial"/>
          <w:sz w:val="22"/>
          <w:szCs w:val="22"/>
          <w:lang w:val="en-US"/>
          <w:rPrChange w:id="47" w:author="Figueredo, Vinicius" w:date="2020-12-15T11:16:00Z">
            <w:rPr>
              <w:rStyle w:val="title-text"/>
              <w:rFonts w:ascii="Arial" w:hAnsi="Arial" w:cs="Arial"/>
              <w:sz w:val="22"/>
              <w:szCs w:val="22"/>
            </w:rPr>
          </w:rPrChange>
        </w:rPr>
        <w:t xml:space="preserve">4. Salles AG, </w:t>
      </w:r>
      <w:proofErr w:type="spellStart"/>
      <w:r w:rsidRPr="00035B1C">
        <w:rPr>
          <w:rStyle w:val="title-text"/>
          <w:rFonts w:ascii="Arial" w:hAnsi="Arial" w:cs="Arial"/>
          <w:sz w:val="22"/>
          <w:szCs w:val="22"/>
          <w:lang w:val="en-US"/>
          <w:rPrChange w:id="48" w:author="Figueredo, Vinicius" w:date="2020-12-15T11:16:00Z">
            <w:rPr>
              <w:rStyle w:val="title-text"/>
              <w:rFonts w:ascii="Arial" w:hAnsi="Arial" w:cs="Arial"/>
              <w:sz w:val="22"/>
              <w:szCs w:val="22"/>
            </w:rPr>
          </w:rPrChange>
        </w:rPr>
        <w:t>Remigio</w:t>
      </w:r>
      <w:proofErr w:type="spellEnd"/>
      <w:r w:rsidRPr="00035B1C">
        <w:rPr>
          <w:rStyle w:val="title-text"/>
          <w:rFonts w:ascii="Arial" w:hAnsi="Arial" w:cs="Arial"/>
          <w:sz w:val="22"/>
          <w:szCs w:val="22"/>
          <w:lang w:val="en-US"/>
          <w:rPrChange w:id="49" w:author="Figueredo, Vinicius" w:date="2020-12-15T11:16:00Z">
            <w:rPr>
              <w:rStyle w:val="title-text"/>
              <w:rFonts w:ascii="Arial" w:hAnsi="Arial" w:cs="Arial"/>
              <w:sz w:val="22"/>
              <w:szCs w:val="22"/>
            </w:rPr>
          </w:rPrChange>
        </w:rPr>
        <w:t xml:space="preserve"> AFN, </w:t>
      </w:r>
      <w:proofErr w:type="spellStart"/>
      <w:r w:rsidRPr="00035B1C">
        <w:rPr>
          <w:rStyle w:val="title-text"/>
          <w:rFonts w:ascii="Arial" w:hAnsi="Arial" w:cs="Arial"/>
          <w:sz w:val="22"/>
          <w:szCs w:val="22"/>
          <w:lang w:val="en-US"/>
          <w:rPrChange w:id="50" w:author="Figueredo, Vinicius" w:date="2020-12-15T11:16:00Z">
            <w:rPr>
              <w:rStyle w:val="title-text"/>
              <w:rFonts w:ascii="Arial" w:hAnsi="Arial" w:cs="Arial"/>
              <w:sz w:val="22"/>
              <w:szCs w:val="22"/>
            </w:rPr>
          </w:rPrChange>
        </w:rPr>
        <w:t>Zacchi</w:t>
      </w:r>
      <w:proofErr w:type="spellEnd"/>
      <w:r w:rsidRPr="00035B1C">
        <w:rPr>
          <w:rStyle w:val="title-text"/>
          <w:rFonts w:ascii="Arial" w:hAnsi="Arial" w:cs="Arial"/>
          <w:sz w:val="22"/>
          <w:szCs w:val="22"/>
          <w:lang w:val="en-US"/>
          <w:rPrChange w:id="51" w:author="Figueredo, Vinicius" w:date="2020-12-15T11:16:00Z">
            <w:rPr>
              <w:rStyle w:val="title-text"/>
              <w:rFonts w:ascii="Arial" w:hAnsi="Arial" w:cs="Arial"/>
              <w:sz w:val="22"/>
              <w:szCs w:val="22"/>
            </w:rPr>
          </w:rPrChange>
        </w:rPr>
        <w:t xml:space="preserve"> VBL, Saito </w:t>
      </w:r>
      <w:proofErr w:type="spellStart"/>
      <w:proofErr w:type="gramStart"/>
      <w:r w:rsidRPr="00035B1C">
        <w:rPr>
          <w:rStyle w:val="title-text"/>
          <w:rFonts w:ascii="Arial" w:hAnsi="Arial" w:cs="Arial"/>
          <w:sz w:val="22"/>
          <w:szCs w:val="22"/>
          <w:lang w:val="en-US"/>
          <w:rPrChange w:id="52" w:author="Figueredo, Vinicius" w:date="2020-12-15T11:16:00Z">
            <w:rPr>
              <w:rStyle w:val="title-text"/>
              <w:rFonts w:ascii="Arial" w:hAnsi="Arial" w:cs="Arial"/>
              <w:sz w:val="22"/>
              <w:szCs w:val="22"/>
            </w:rPr>
          </w:rPrChange>
        </w:rPr>
        <w:t>OC,Ferreira</w:t>
      </w:r>
      <w:proofErr w:type="spellEnd"/>
      <w:proofErr w:type="gramEnd"/>
      <w:r w:rsidRPr="00035B1C">
        <w:rPr>
          <w:rStyle w:val="title-text"/>
          <w:rFonts w:ascii="Arial" w:hAnsi="Arial" w:cs="Arial"/>
          <w:sz w:val="22"/>
          <w:szCs w:val="22"/>
          <w:lang w:val="en-US"/>
          <w:rPrChange w:id="53" w:author="Figueredo, Vinicius" w:date="2020-12-15T11:16:00Z">
            <w:rPr>
              <w:rStyle w:val="title-text"/>
              <w:rFonts w:ascii="Arial" w:hAnsi="Arial" w:cs="Arial"/>
              <w:sz w:val="22"/>
              <w:szCs w:val="22"/>
            </w:rPr>
          </w:rPrChange>
        </w:rPr>
        <w:t xml:space="preserve"> MC. </w:t>
      </w:r>
      <w:proofErr w:type="spellStart"/>
      <w:r w:rsidRPr="00035B1C">
        <w:rPr>
          <w:rFonts w:ascii="Arial" w:hAnsi="Arial" w:cs="Arial"/>
          <w:sz w:val="22"/>
          <w:szCs w:val="22"/>
          <w:lang w:val="en-US"/>
          <w:rPrChange w:id="54" w:author="Figueredo, Vinicius" w:date="2020-12-15T11:16:00Z">
            <w:rPr>
              <w:rFonts w:ascii="Arial" w:hAnsi="Arial" w:cs="Arial"/>
              <w:sz w:val="22"/>
              <w:szCs w:val="22"/>
            </w:rPr>
          </w:rPrChange>
        </w:rPr>
        <w:t>Avaliação</w:t>
      </w:r>
      <w:proofErr w:type="spellEnd"/>
      <w:r w:rsidRPr="00035B1C">
        <w:rPr>
          <w:rFonts w:ascii="Arial" w:hAnsi="Arial" w:cs="Arial"/>
          <w:sz w:val="22"/>
          <w:szCs w:val="22"/>
          <w:lang w:val="en-US"/>
          <w:rPrChange w:id="55" w:author="Figueredo, Vinicius" w:date="2020-12-15T11:16:00Z">
            <w:rPr>
              <w:rFonts w:ascii="Arial" w:hAnsi="Arial" w:cs="Arial"/>
              <w:sz w:val="22"/>
              <w:szCs w:val="22"/>
            </w:rPr>
          </w:rPrChange>
        </w:rPr>
        <w:t xml:space="preserve"> </w:t>
      </w:r>
      <w:proofErr w:type="spellStart"/>
      <w:r w:rsidRPr="00035B1C">
        <w:rPr>
          <w:rFonts w:ascii="Arial" w:hAnsi="Arial" w:cs="Arial"/>
          <w:sz w:val="22"/>
          <w:szCs w:val="22"/>
          <w:lang w:val="en-US"/>
          <w:rPrChange w:id="56" w:author="Figueredo, Vinicius" w:date="2020-12-15T11:16:00Z">
            <w:rPr>
              <w:rFonts w:ascii="Arial" w:hAnsi="Arial" w:cs="Arial"/>
              <w:sz w:val="22"/>
              <w:szCs w:val="22"/>
            </w:rPr>
          </w:rPrChange>
        </w:rPr>
        <w:t>clínica</w:t>
      </w:r>
      <w:proofErr w:type="spellEnd"/>
      <w:r w:rsidRPr="00035B1C">
        <w:rPr>
          <w:rFonts w:ascii="Arial" w:hAnsi="Arial" w:cs="Arial"/>
          <w:sz w:val="22"/>
          <w:szCs w:val="22"/>
          <w:lang w:val="en-US"/>
          <w:rPrChange w:id="57" w:author="Figueredo, Vinicius" w:date="2020-12-15T11:16:00Z">
            <w:rPr>
              <w:rFonts w:ascii="Arial" w:hAnsi="Arial" w:cs="Arial"/>
              <w:sz w:val="22"/>
              <w:szCs w:val="22"/>
            </w:rPr>
          </w:rPrChange>
        </w:rPr>
        <w:t xml:space="preserve"> e da </w:t>
      </w:r>
      <w:proofErr w:type="spellStart"/>
      <w:r w:rsidRPr="00035B1C">
        <w:rPr>
          <w:rFonts w:ascii="Arial" w:hAnsi="Arial" w:cs="Arial"/>
          <w:sz w:val="22"/>
          <w:szCs w:val="22"/>
          <w:lang w:val="en-US"/>
          <w:rPrChange w:id="58" w:author="Figueredo, Vinicius" w:date="2020-12-15T11:16:00Z">
            <w:rPr>
              <w:rFonts w:ascii="Arial" w:hAnsi="Arial" w:cs="Arial"/>
              <w:sz w:val="22"/>
              <w:szCs w:val="22"/>
            </w:rPr>
          </w:rPrChange>
        </w:rPr>
        <w:t>espessura</w:t>
      </w:r>
      <w:proofErr w:type="spellEnd"/>
      <w:r w:rsidRPr="00035B1C">
        <w:rPr>
          <w:rFonts w:ascii="Arial" w:hAnsi="Arial" w:cs="Arial"/>
          <w:sz w:val="22"/>
          <w:szCs w:val="22"/>
          <w:lang w:val="en-US"/>
          <w:rPrChange w:id="59" w:author="Figueredo, Vinicius" w:date="2020-12-15T11:16:00Z">
            <w:rPr>
              <w:rFonts w:ascii="Arial" w:hAnsi="Arial" w:cs="Arial"/>
              <w:sz w:val="22"/>
              <w:szCs w:val="22"/>
            </w:rPr>
          </w:rPrChange>
        </w:rPr>
        <w:t xml:space="preserve"> </w:t>
      </w:r>
      <w:proofErr w:type="spellStart"/>
      <w:r w:rsidRPr="00035B1C">
        <w:rPr>
          <w:rFonts w:ascii="Arial" w:hAnsi="Arial" w:cs="Arial"/>
          <w:sz w:val="22"/>
          <w:szCs w:val="22"/>
          <w:lang w:val="en-US"/>
          <w:rPrChange w:id="60" w:author="Figueredo, Vinicius" w:date="2020-12-15T11:16:00Z">
            <w:rPr>
              <w:rFonts w:ascii="Arial" w:hAnsi="Arial" w:cs="Arial"/>
              <w:sz w:val="22"/>
              <w:szCs w:val="22"/>
            </w:rPr>
          </w:rPrChange>
        </w:rPr>
        <w:t>cutânea</w:t>
      </w:r>
      <w:proofErr w:type="spellEnd"/>
      <w:r w:rsidRPr="00035B1C">
        <w:rPr>
          <w:rFonts w:ascii="Arial" w:hAnsi="Arial" w:cs="Arial"/>
          <w:sz w:val="22"/>
          <w:szCs w:val="22"/>
          <w:lang w:val="en-US"/>
          <w:rPrChange w:id="61" w:author="Figueredo, Vinicius" w:date="2020-12-15T11:16:00Z">
            <w:rPr>
              <w:rFonts w:ascii="Arial" w:hAnsi="Arial" w:cs="Arial"/>
              <w:sz w:val="22"/>
              <w:szCs w:val="22"/>
            </w:rPr>
          </w:rPrChange>
        </w:rPr>
        <w:t xml:space="preserve"> um </w:t>
      </w:r>
      <w:proofErr w:type="spellStart"/>
      <w:r w:rsidRPr="00035B1C">
        <w:rPr>
          <w:rFonts w:ascii="Arial" w:hAnsi="Arial" w:cs="Arial"/>
          <w:sz w:val="22"/>
          <w:szCs w:val="22"/>
          <w:lang w:val="en-US"/>
          <w:rPrChange w:id="62" w:author="Figueredo, Vinicius" w:date="2020-12-15T11:16:00Z">
            <w:rPr>
              <w:rFonts w:ascii="Arial" w:hAnsi="Arial" w:cs="Arial"/>
              <w:sz w:val="22"/>
              <w:szCs w:val="22"/>
            </w:rPr>
          </w:rPrChange>
        </w:rPr>
        <w:t>ano</w:t>
      </w:r>
      <w:proofErr w:type="spellEnd"/>
      <w:r w:rsidRPr="00035B1C">
        <w:rPr>
          <w:rFonts w:ascii="Arial" w:hAnsi="Arial" w:cs="Arial"/>
          <w:sz w:val="22"/>
          <w:szCs w:val="22"/>
          <w:lang w:val="en-US"/>
          <w:rPrChange w:id="63" w:author="Figueredo, Vinicius" w:date="2020-12-15T11:16:00Z">
            <w:rPr>
              <w:rFonts w:ascii="Arial" w:hAnsi="Arial" w:cs="Arial"/>
              <w:sz w:val="22"/>
              <w:szCs w:val="22"/>
            </w:rPr>
          </w:rPrChange>
        </w:rPr>
        <w:t xml:space="preserve"> </w:t>
      </w:r>
      <w:proofErr w:type="spellStart"/>
      <w:r w:rsidRPr="00035B1C">
        <w:rPr>
          <w:rFonts w:ascii="Arial" w:hAnsi="Arial" w:cs="Arial"/>
          <w:sz w:val="22"/>
          <w:szCs w:val="22"/>
          <w:lang w:val="en-US"/>
          <w:rPrChange w:id="64" w:author="Figueredo, Vinicius" w:date="2020-12-15T11:16:00Z">
            <w:rPr>
              <w:rFonts w:ascii="Arial" w:hAnsi="Arial" w:cs="Arial"/>
              <w:sz w:val="22"/>
              <w:szCs w:val="22"/>
            </w:rPr>
          </w:rPrChange>
        </w:rPr>
        <w:t>após</w:t>
      </w:r>
      <w:proofErr w:type="spellEnd"/>
      <w:r w:rsidRPr="00035B1C">
        <w:rPr>
          <w:rFonts w:ascii="Arial" w:hAnsi="Arial" w:cs="Arial"/>
          <w:sz w:val="22"/>
          <w:szCs w:val="22"/>
          <w:lang w:val="en-US"/>
          <w:rPrChange w:id="65" w:author="Figueredo, Vinicius" w:date="2020-12-15T11:16:00Z">
            <w:rPr>
              <w:rFonts w:ascii="Arial" w:hAnsi="Arial" w:cs="Arial"/>
              <w:sz w:val="22"/>
              <w:szCs w:val="22"/>
            </w:rPr>
          </w:rPrChange>
        </w:rPr>
        <w:t xml:space="preserve"> </w:t>
      </w:r>
      <w:proofErr w:type="spellStart"/>
      <w:r w:rsidRPr="00035B1C">
        <w:rPr>
          <w:rFonts w:ascii="Arial" w:hAnsi="Arial" w:cs="Arial"/>
          <w:sz w:val="22"/>
          <w:szCs w:val="22"/>
          <w:lang w:val="en-US"/>
          <w:rPrChange w:id="66" w:author="Figueredo, Vinicius" w:date="2020-12-15T11:16:00Z">
            <w:rPr>
              <w:rFonts w:ascii="Arial" w:hAnsi="Arial" w:cs="Arial"/>
              <w:sz w:val="22"/>
              <w:szCs w:val="22"/>
            </w:rPr>
          </w:rPrChange>
        </w:rPr>
        <w:t>preenchimento</w:t>
      </w:r>
      <w:proofErr w:type="spellEnd"/>
      <w:r w:rsidRPr="00035B1C">
        <w:rPr>
          <w:rFonts w:ascii="Arial" w:hAnsi="Arial" w:cs="Arial"/>
          <w:sz w:val="22"/>
          <w:szCs w:val="22"/>
          <w:lang w:val="en-US"/>
          <w:rPrChange w:id="67" w:author="Figueredo, Vinicius" w:date="2020-12-15T11:16:00Z">
            <w:rPr>
              <w:rFonts w:ascii="Arial" w:hAnsi="Arial" w:cs="Arial"/>
              <w:sz w:val="22"/>
              <w:szCs w:val="22"/>
            </w:rPr>
          </w:rPrChange>
        </w:rPr>
        <w:t xml:space="preserve"> de </w:t>
      </w:r>
      <w:proofErr w:type="spellStart"/>
      <w:r w:rsidRPr="00035B1C">
        <w:rPr>
          <w:rFonts w:ascii="Arial" w:hAnsi="Arial" w:cs="Arial"/>
          <w:sz w:val="22"/>
          <w:szCs w:val="22"/>
          <w:lang w:val="en-US"/>
          <w:rPrChange w:id="68" w:author="Figueredo, Vinicius" w:date="2020-12-15T11:16:00Z">
            <w:rPr>
              <w:rFonts w:ascii="Arial" w:hAnsi="Arial" w:cs="Arial"/>
              <w:sz w:val="22"/>
              <w:szCs w:val="22"/>
            </w:rPr>
          </w:rPrChange>
        </w:rPr>
        <w:t>ácido</w:t>
      </w:r>
      <w:proofErr w:type="spellEnd"/>
      <w:r w:rsidRPr="00035B1C">
        <w:rPr>
          <w:rFonts w:ascii="Arial" w:hAnsi="Arial" w:cs="Arial"/>
          <w:sz w:val="22"/>
          <w:szCs w:val="22"/>
          <w:lang w:val="en-US"/>
          <w:rPrChange w:id="69" w:author="Figueredo, Vinicius" w:date="2020-12-15T11:16:00Z">
            <w:rPr>
              <w:rFonts w:ascii="Arial" w:hAnsi="Arial" w:cs="Arial"/>
              <w:sz w:val="22"/>
              <w:szCs w:val="22"/>
            </w:rPr>
          </w:rPrChange>
        </w:rPr>
        <w:t xml:space="preserve"> </w:t>
      </w:r>
      <w:proofErr w:type="spellStart"/>
      <w:r w:rsidRPr="00035B1C">
        <w:rPr>
          <w:rFonts w:ascii="Arial" w:hAnsi="Arial" w:cs="Arial"/>
          <w:sz w:val="22"/>
          <w:szCs w:val="22"/>
          <w:lang w:val="en-US"/>
          <w:rPrChange w:id="70" w:author="Figueredo, Vinicius" w:date="2020-12-15T11:16:00Z">
            <w:rPr>
              <w:rFonts w:ascii="Arial" w:hAnsi="Arial" w:cs="Arial"/>
              <w:sz w:val="22"/>
              <w:szCs w:val="22"/>
            </w:rPr>
          </w:rPrChange>
        </w:rPr>
        <w:t>hialurônico</w:t>
      </w:r>
      <w:proofErr w:type="spellEnd"/>
      <w:r w:rsidRPr="00035B1C">
        <w:rPr>
          <w:rFonts w:ascii="Arial" w:hAnsi="Arial" w:cs="Arial"/>
          <w:sz w:val="22"/>
          <w:szCs w:val="22"/>
          <w:lang w:val="en-US"/>
          <w:rPrChange w:id="71" w:author="Figueredo, Vinicius" w:date="2020-12-15T11:16:00Z">
            <w:rPr>
              <w:rFonts w:ascii="Arial" w:hAnsi="Arial" w:cs="Arial"/>
              <w:sz w:val="22"/>
              <w:szCs w:val="22"/>
            </w:rPr>
          </w:rPrChange>
        </w:rPr>
        <w:t xml:space="preserve"> Clinical and dermal thickness assessment one year after hyaluronic acid filler treatment. </w:t>
      </w:r>
      <w:r w:rsidRPr="006A0583">
        <w:rPr>
          <w:rFonts w:ascii="Arial" w:hAnsi="Arial" w:cs="Arial"/>
          <w:sz w:val="22"/>
          <w:szCs w:val="22"/>
          <w:lang w:val="en-US"/>
        </w:rPr>
        <w:t xml:space="preserve">Rev. Bras. Cir. </w:t>
      </w:r>
      <w:proofErr w:type="spellStart"/>
      <w:r w:rsidRPr="006A0583">
        <w:rPr>
          <w:rFonts w:ascii="Arial" w:hAnsi="Arial" w:cs="Arial"/>
          <w:sz w:val="22"/>
          <w:szCs w:val="22"/>
          <w:lang w:val="en-US"/>
        </w:rPr>
        <w:t>Plást</w:t>
      </w:r>
      <w:proofErr w:type="spellEnd"/>
      <w:r w:rsidRPr="006A0583">
        <w:rPr>
          <w:rFonts w:ascii="Arial" w:hAnsi="Arial" w:cs="Arial"/>
          <w:sz w:val="22"/>
          <w:szCs w:val="22"/>
          <w:lang w:val="en-US"/>
        </w:rPr>
        <w:t>. 2011; 26(1): 66-9.</w:t>
      </w:r>
    </w:p>
    <w:p w14:paraId="4753808F" w14:textId="7F5CB961" w:rsidR="00B66459" w:rsidRPr="00747906" w:rsidRDefault="00B66459" w:rsidP="00EA58F5">
      <w:pPr>
        <w:pStyle w:val="xmsonormal"/>
        <w:spacing w:line="360" w:lineRule="auto"/>
        <w:jc w:val="both"/>
        <w:rPr>
          <w:rFonts w:ascii="Arial" w:hAnsi="Arial" w:cs="Arial"/>
          <w:sz w:val="22"/>
          <w:szCs w:val="22"/>
          <w:lang w:val="en-US"/>
        </w:rPr>
      </w:pPr>
      <w:r w:rsidRPr="00E71CB8">
        <w:rPr>
          <w:rFonts w:ascii="Arial" w:hAnsi="Arial" w:cs="Arial"/>
          <w:sz w:val="22"/>
          <w:szCs w:val="22"/>
          <w:lang w:val="en-US"/>
        </w:rPr>
        <w:t xml:space="preserve">5. Romagnoli M, Belmontesi M. Hyaluronic acid-based fillers: theory and practice. </w:t>
      </w:r>
      <w:r w:rsidRPr="00747906">
        <w:rPr>
          <w:rFonts w:ascii="Arial" w:hAnsi="Arial" w:cs="Arial"/>
          <w:sz w:val="22"/>
          <w:szCs w:val="22"/>
          <w:lang w:val="en-US"/>
        </w:rPr>
        <w:t>Clin Dermatol. 2008; 26(2): 123-159.</w:t>
      </w:r>
    </w:p>
    <w:p w14:paraId="46D43DA3" w14:textId="2FF25968" w:rsidR="00A44BB9" w:rsidRPr="006A0583" w:rsidRDefault="00B66459" w:rsidP="009965E6">
      <w:pPr>
        <w:pStyle w:val="xmsonormal"/>
        <w:spacing w:line="360" w:lineRule="auto"/>
        <w:jc w:val="both"/>
        <w:rPr>
          <w:rFonts w:ascii="Arial" w:hAnsi="Arial" w:cs="Arial"/>
          <w:sz w:val="22"/>
          <w:szCs w:val="22"/>
          <w:lang w:val="en-US"/>
        </w:rPr>
      </w:pPr>
      <w:r w:rsidRPr="00E71CB8">
        <w:rPr>
          <w:rFonts w:ascii="Arial" w:hAnsi="Arial" w:cs="Arial"/>
          <w:sz w:val="22"/>
          <w:szCs w:val="22"/>
          <w:lang w:val="en-US"/>
        </w:rPr>
        <w:lastRenderedPageBreak/>
        <w:t xml:space="preserve">6. </w:t>
      </w:r>
      <w:proofErr w:type="spellStart"/>
      <w:r w:rsidR="00F82A2C" w:rsidRPr="00BA3194">
        <w:rPr>
          <w:rFonts w:ascii="Arial" w:hAnsi="Arial" w:cs="Arial"/>
          <w:sz w:val="22"/>
          <w:szCs w:val="22"/>
          <w:lang w:val="en-US"/>
        </w:rPr>
        <w:t>Gauglitz</w:t>
      </w:r>
      <w:proofErr w:type="spellEnd"/>
      <w:r w:rsidR="00F82A2C" w:rsidRPr="00BA3194">
        <w:rPr>
          <w:rFonts w:ascii="Arial" w:hAnsi="Arial" w:cs="Arial"/>
          <w:sz w:val="22"/>
          <w:szCs w:val="22"/>
          <w:lang w:val="en-US"/>
        </w:rPr>
        <w:t xml:space="preserve"> G, </w:t>
      </w:r>
      <w:proofErr w:type="spellStart"/>
      <w:r w:rsidR="00F82A2C" w:rsidRPr="00BA3194">
        <w:rPr>
          <w:rFonts w:ascii="Arial" w:hAnsi="Arial" w:cs="Arial"/>
          <w:sz w:val="22"/>
          <w:szCs w:val="22"/>
          <w:lang w:val="en-US"/>
        </w:rPr>
        <w:t>Steckmeier</w:t>
      </w:r>
      <w:proofErr w:type="spellEnd"/>
      <w:r w:rsidR="00F82A2C" w:rsidRPr="00BA3194">
        <w:rPr>
          <w:rFonts w:ascii="Arial" w:hAnsi="Arial" w:cs="Arial"/>
          <w:sz w:val="22"/>
          <w:szCs w:val="22"/>
          <w:lang w:val="en-US"/>
        </w:rPr>
        <w:t xml:space="preserve"> S, </w:t>
      </w:r>
      <w:proofErr w:type="spellStart"/>
      <w:r w:rsidR="00F82A2C" w:rsidRPr="00BA3194">
        <w:rPr>
          <w:rFonts w:ascii="Arial" w:hAnsi="Arial" w:cs="Arial"/>
          <w:sz w:val="22"/>
          <w:szCs w:val="22"/>
          <w:lang w:val="en-US"/>
        </w:rPr>
        <w:t>Pötschke</w:t>
      </w:r>
      <w:proofErr w:type="spellEnd"/>
      <w:r w:rsidR="00F82A2C" w:rsidRPr="00BA3194">
        <w:rPr>
          <w:rFonts w:ascii="Arial" w:hAnsi="Arial" w:cs="Arial"/>
          <w:sz w:val="22"/>
          <w:szCs w:val="22"/>
          <w:lang w:val="en-US"/>
        </w:rPr>
        <w:t xml:space="preserve"> J, </w:t>
      </w:r>
      <w:proofErr w:type="spellStart"/>
      <w:r w:rsidR="00F82A2C" w:rsidRPr="00BA3194">
        <w:rPr>
          <w:rFonts w:ascii="Arial" w:hAnsi="Arial" w:cs="Arial"/>
          <w:sz w:val="22"/>
          <w:szCs w:val="22"/>
          <w:lang w:val="en-US"/>
        </w:rPr>
        <w:t>Schwaiger</w:t>
      </w:r>
      <w:proofErr w:type="spellEnd"/>
      <w:r w:rsidR="00F82A2C" w:rsidRPr="00BA3194">
        <w:rPr>
          <w:rFonts w:ascii="Arial" w:hAnsi="Arial" w:cs="Arial"/>
          <w:sz w:val="22"/>
          <w:szCs w:val="22"/>
          <w:lang w:val="en-US"/>
        </w:rPr>
        <w:t xml:space="preserve"> H. Cohesive </w:t>
      </w:r>
      <w:proofErr w:type="spellStart"/>
      <w:r w:rsidR="00F82A2C" w:rsidRPr="00BA3194">
        <w:rPr>
          <w:rFonts w:ascii="Arial" w:hAnsi="Arial" w:cs="Arial"/>
          <w:sz w:val="22"/>
          <w:szCs w:val="22"/>
          <w:lang w:val="en-US"/>
        </w:rPr>
        <w:t>Polydensified</w:t>
      </w:r>
      <w:proofErr w:type="spellEnd"/>
      <w:r w:rsidR="00F82A2C" w:rsidRPr="00BA3194">
        <w:rPr>
          <w:rFonts w:ascii="Arial" w:hAnsi="Arial" w:cs="Arial"/>
          <w:sz w:val="22"/>
          <w:szCs w:val="22"/>
          <w:lang w:val="en-US"/>
        </w:rPr>
        <w:t xml:space="preserve"> Matrix</w:t>
      </w:r>
      <w:r w:rsidR="00124B88" w:rsidRPr="00BA3194">
        <w:rPr>
          <w:rFonts w:ascii="Arial" w:hAnsi="Arial" w:cs="Arial"/>
          <w:sz w:val="22"/>
          <w:szCs w:val="22"/>
          <w:vertAlign w:val="superscript"/>
          <w:lang w:val="en-US"/>
        </w:rPr>
        <w:t>®</w:t>
      </w:r>
      <w:r w:rsidR="00F82A2C" w:rsidRPr="00BA3194">
        <w:rPr>
          <w:rFonts w:ascii="Arial" w:hAnsi="Arial" w:cs="Arial"/>
          <w:sz w:val="22"/>
          <w:szCs w:val="22"/>
          <w:lang w:val="en-US"/>
        </w:rPr>
        <w:t xml:space="preserve"> hyaluronic acid volumizer injected for cheek augmentation has additional positive effect on nasolabial folds. </w:t>
      </w:r>
      <w:r w:rsidR="00F82A2C" w:rsidRPr="006A0583">
        <w:rPr>
          <w:rFonts w:ascii="Arial" w:hAnsi="Arial" w:cs="Arial"/>
          <w:sz w:val="22"/>
          <w:szCs w:val="22"/>
          <w:lang w:val="en-US"/>
        </w:rPr>
        <w:t xml:space="preserve">Clin </w:t>
      </w:r>
      <w:proofErr w:type="spellStart"/>
      <w:r w:rsidR="00F82A2C" w:rsidRPr="006A0583">
        <w:rPr>
          <w:rFonts w:ascii="Arial" w:hAnsi="Arial" w:cs="Arial"/>
          <w:sz w:val="22"/>
          <w:szCs w:val="22"/>
          <w:lang w:val="en-US"/>
        </w:rPr>
        <w:t>Cosmet</w:t>
      </w:r>
      <w:proofErr w:type="spellEnd"/>
      <w:r w:rsidR="00F82A2C" w:rsidRPr="006A0583">
        <w:rPr>
          <w:rFonts w:ascii="Arial" w:hAnsi="Arial" w:cs="Arial"/>
          <w:sz w:val="22"/>
          <w:szCs w:val="22"/>
          <w:lang w:val="en-US"/>
        </w:rPr>
        <w:t xml:space="preserve"> Invest Dermatol 2017;</w:t>
      </w:r>
      <w:r w:rsidR="00747906">
        <w:rPr>
          <w:rFonts w:ascii="Arial" w:hAnsi="Arial" w:cs="Arial"/>
          <w:sz w:val="22"/>
          <w:szCs w:val="22"/>
          <w:lang w:val="en-US"/>
        </w:rPr>
        <w:t xml:space="preserve"> </w:t>
      </w:r>
      <w:r w:rsidR="00F82A2C" w:rsidRPr="006A0583">
        <w:rPr>
          <w:rFonts w:ascii="Arial" w:hAnsi="Arial" w:cs="Arial"/>
          <w:sz w:val="22"/>
          <w:szCs w:val="22"/>
          <w:lang w:val="en-US"/>
        </w:rPr>
        <w:t>10:507-513.</w:t>
      </w:r>
    </w:p>
    <w:p w14:paraId="1323B159" w14:textId="3CCBE8DF" w:rsidR="009965E6" w:rsidRPr="00BA3194" w:rsidRDefault="00B66459" w:rsidP="009965E6">
      <w:pPr>
        <w:pStyle w:val="xmsonormal"/>
        <w:spacing w:line="360" w:lineRule="auto"/>
        <w:jc w:val="both"/>
        <w:rPr>
          <w:rFonts w:ascii="Arial" w:hAnsi="Arial" w:cs="Arial"/>
          <w:sz w:val="22"/>
          <w:szCs w:val="22"/>
          <w:lang w:val="en-US"/>
        </w:rPr>
      </w:pPr>
      <w:r w:rsidRPr="006A0583">
        <w:rPr>
          <w:rFonts w:ascii="Arial" w:hAnsi="Arial" w:cs="Arial"/>
          <w:sz w:val="22"/>
          <w:szCs w:val="22"/>
          <w:lang w:val="en-US"/>
        </w:rPr>
        <w:t xml:space="preserve">7. </w:t>
      </w:r>
      <w:proofErr w:type="spellStart"/>
      <w:r w:rsidR="009965E6" w:rsidRPr="00BA3194">
        <w:rPr>
          <w:rFonts w:ascii="Arial" w:hAnsi="Arial" w:cs="Arial"/>
          <w:sz w:val="22"/>
          <w:szCs w:val="22"/>
          <w:lang w:val="en-US"/>
        </w:rPr>
        <w:t>Buntrock</w:t>
      </w:r>
      <w:proofErr w:type="spellEnd"/>
      <w:r w:rsidR="009965E6" w:rsidRPr="00BA3194">
        <w:rPr>
          <w:rFonts w:ascii="Arial" w:hAnsi="Arial" w:cs="Arial"/>
          <w:sz w:val="22"/>
          <w:szCs w:val="22"/>
          <w:lang w:val="en-US"/>
        </w:rPr>
        <w:t xml:space="preserve"> H, Reuther T, Prager W, </w:t>
      </w:r>
      <w:proofErr w:type="spellStart"/>
      <w:r w:rsidR="009965E6" w:rsidRPr="00BA3194">
        <w:rPr>
          <w:rFonts w:ascii="Arial" w:hAnsi="Arial" w:cs="Arial"/>
          <w:sz w:val="22"/>
          <w:szCs w:val="22"/>
          <w:lang w:val="en-US"/>
        </w:rPr>
        <w:t>Kerscher</w:t>
      </w:r>
      <w:proofErr w:type="spellEnd"/>
      <w:r w:rsidR="009965E6" w:rsidRPr="00BA3194">
        <w:rPr>
          <w:rFonts w:ascii="Arial" w:hAnsi="Arial" w:cs="Arial"/>
          <w:sz w:val="22"/>
          <w:szCs w:val="22"/>
          <w:lang w:val="en-US"/>
        </w:rPr>
        <w:t xml:space="preserve"> M. Efficacy, safety, and patient satisfaction of a monophasic cohesive </w:t>
      </w:r>
      <w:proofErr w:type="spellStart"/>
      <w:r w:rsidR="009965E6" w:rsidRPr="00BA3194">
        <w:rPr>
          <w:rFonts w:ascii="Arial" w:hAnsi="Arial" w:cs="Arial"/>
          <w:sz w:val="22"/>
          <w:szCs w:val="22"/>
          <w:lang w:val="en-US"/>
        </w:rPr>
        <w:t>polydensified</w:t>
      </w:r>
      <w:proofErr w:type="spellEnd"/>
      <w:r w:rsidR="009965E6" w:rsidRPr="00BA3194">
        <w:rPr>
          <w:rFonts w:ascii="Arial" w:hAnsi="Arial" w:cs="Arial"/>
          <w:sz w:val="22"/>
          <w:szCs w:val="22"/>
          <w:lang w:val="en-US"/>
        </w:rPr>
        <w:t xml:space="preserve"> matrix versus a biphasic nonanimal stabilized hyaluronic acid filler after single injection in nasolabial folds. Dermatol Surg. 2013;39(7):1097-105.</w:t>
      </w:r>
    </w:p>
    <w:p w14:paraId="6069979F" w14:textId="12BCA9D0" w:rsidR="00281ED4" w:rsidRPr="006A0583" w:rsidRDefault="00AD5E31" w:rsidP="00EA58F5">
      <w:pPr>
        <w:pStyle w:val="xmsonormal"/>
        <w:spacing w:line="360" w:lineRule="auto"/>
        <w:jc w:val="both"/>
        <w:rPr>
          <w:rFonts w:ascii="Arial" w:hAnsi="Arial" w:cs="Arial"/>
          <w:sz w:val="22"/>
          <w:szCs w:val="22"/>
          <w:lang w:val="en-US"/>
        </w:rPr>
      </w:pPr>
      <w:r w:rsidRPr="00BA3194">
        <w:rPr>
          <w:rFonts w:ascii="Arial" w:hAnsi="Arial" w:cs="Arial"/>
          <w:sz w:val="22"/>
          <w:szCs w:val="22"/>
          <w:lang w:val="en-US"/>
        </w:rPr>
        <w:t xml:space="preserve">8. </w:t>
      </w:r>
      <w:proofErr w:type="spellStart"/>
      <w:r w:rsidR="00281ED4" w:rsidRPr="00BA3194">
        <w:rPr>
          <w:rFonts w:ascii="Arial" w:hAnsi="Arial" w:cs="Arial"/>
          <w:sz w:val="22"/>
          <w:szCs w:val="22"/>
          <w:lang w:val="en-US"/>
        </w:rPr>
        <w:t>Micheels</w:t>
      </w:r>
      <w:proofErr w:type="spellEnd"/>
      <w:r w:rsidR="00281ED4" w:rsidRPr="00BA3194">
        <w:rPr>
          <w:rFonts w:ascii="Arial" w:hAnsi="Arial" w:cs="Arial"/>
          <w:sz w:val="22"/>
          <w:szCs w:val="22"/>
          <w:lang w:val="en-US"/>
        </w:rPr>
        <w:t xml:space="preserve"> P, </w:t>
      </w:r>
      <w:proofErr w:type="spellStart"/>
      <w:r w:rsidR="00281ED4" w:rsidRPr="00BA3194">
        <w:rPr>
          <w:rFonts w:ascii="Arial" w:hAnsi="Arial" w:cs="Arial"/>
          <w:sz w:val="22"/>
          <w:szCs w:val="22"/>
          <w:lang w:val="en-US"/>
        </w:rPr>
        <w:t>Besse</w:t>
      </w:r>
      <w:proofErr w:type="spellEnd"/>
      <w:r w:rsidR="00281ED4" w:rsidRPr="00BA3194">
        <w:rPr>
          <w:rFonts w:ascii="Arial" w:hAnsi="Arial" w:cs="Arial"/>
          <w:sz w:val="22"/>
          <w:szCs w:val="22"/>
          <w:lang w:val="en-US"/>
        </w:rPr>
        <w:t xml:space="preserve"> S, </w:t>
      </w:r>
      <w:proofErr w:type="spellStart"/>
      <w:r w:rsidR="00281ED4" w:rsidRPr="00BA3194">
        <w:rPr>
          <w:rFonts w:ascii="Arial" w:hAnsi="Arial" w:cs="Arial"/>
          <w:sz w:val="22"/>
          <w:szCs w:val="22"/>
          <w:lang w:val="en-US"/>
        </w:rPr>
        <w:t>Sarazin</w:t>
      </w:r>
      <w:proofErr w:type="spellEnd"/>
      <w:r w:rsidR="00281ED4" w:rsidRPr="00BA3194">
        <w:rPr>
          <w:rFonts w:ascii="Arial" w:hAnsi="Arial" w:cs="Arial"/>
          <w:sz w:val="22"/>
          <w:szCs w:val="22"/>
          <w:lang w:val="en-US"/>
        </w:rPr>
        <w:t xml:space="preserve"> D, </w:t>
      </w:r>
      <w:proofErr w:type="spellStart"/>
      <w:r w:rsidR="00281ED4" w:rsidRPr="00BA3194">
        <w:rPr>
          <w:rFonts w:ascii="Arial" w:hAnsi="Arial" w:cs="Arial"/>
          <w:sz w:val="22"/>
          <w:szCs w:val="22"/>
          <w:lang w:val="en-US"/>
        </w:rPr>
        <w:t>Obamba</w:t>
      </w:r>
      <w:proofErr w:type="spellEnd"/>
      <w:r w:rsidR="00281ED4" w:rsidRPr="00BA3194">
        <w:rPr>
          <w:rFonts w:ascii="Arial" w:hAnsi="Arial" w:cs="Arial"/>
          <w:sz w:val="22"/>
          <w:szCs w:val="22"/>
          <w:lang w:val="en-US"/>
        </w:rPr>
        <w:t xml:space="preserve"> M. Hyaluronic acid gel based on </w:t>
      </w:r>
      <w:proofErr w:type="gramStart"/>
      <w:r w:rsidR="00281ED4" w:rsidRPr="00BA3194">
        <w:rPr>
          <w:rFonts w:ascii="Arial" w:hAnsi="Arial" w:cs="Arial"/>
          <w:sz w:val="22"/>
          <w:szCs w:val="22"/>
          <w:lang w:val="en-US"/>
        </w:rPr>
        <w:t>CPM  technology</w:t>
      </w:r>
      <w:proofErr w:type="gramEnd"/>
      <w:r w:rsidR="00281ED4" w:rsidRPr="00BA3194">
        <w:rPr>
          <w:rFonts w:ascii="Arial" w:hAnsi="Arial" w:cs="Arial"/>
          <w:sz w:val="22"/>
          <w:szCs w:val="22"/>
          <w:lang w:val="en-US"/>
        </w:rPr>
        <w:t xml:space="preserve"> with and without lidocaine: Is there a difference?. </w:t>
      </w:r>
      <w:r w:rsidR="00281ED4" w:rsidRPr="006A0583">
        <w:rPr>
          <w:rFonts w:ascii="Arial" w:hAnsi="Arial" w:cs="Arial"/>
          <w:sz w:val="22"/>
          <w:szCs w:val="22"/>
          <w:lang w:val="en-US"/>
        </w:rPr>
        <w:t xml:space="preserve">J </w:t>
      </w:r>
      <w:proofErr w:type="spellStart"/>
      <w:r w:rsidR="00281ED4" w:rsidRPr="006A0583">
        <w:rPr>
          <w:rFonts w:ascii="Arial" w:hAnsi="Arial" w:cs="Arial"/>
          <w:sz w:val="22"/>
          <w:szCs w:val="22"/>
          <w:lang w:val="en-US"/>
        </w:rPr>
        <w:t>Cosmet</w:t>
      </w:r>
      <w:proofErr w:type="spellEnd"/>
      <w:r w:rsidR="00281ED4" w:rsidRPr="006A0583">
        <w:rPr>
          <w:rFonts w:ascii="Arial" w:hAnsi="Arial" w:cs="Arial"/>
          <w:sz w:val="22"/>
          <w:szCs w:val="22"/>
          <w:lang w:val="en-US"/>
        </w:rPr>
        <w:t xml:space="preserve"> Dermatol. 2018;18</w:t>
      </w:r>
      <w:r w:rsidRPr="006A0583">
        <w:rPr>
          <w:rFonts w:ascii="Arial" w:hAnsi="Arial" w:cs="Arial"/>
          <w:sz w:val="22"/>
          <w:szCs w:val="22"/>
          <w:lang w:val="en-US"/>
        </w:rPr>
        <w:t>(1)</w:t>
      </w:r>
      <w:r w:rsidR="00281ED4" w:rsidRPr="006A0583">
        <w:rPr>
          <w:rFonts w:ascii="Arial" w:hAnsi="Arial" w:cs="Arial"/>
          <w:sz w:val="22"/>
          <w:szCs w:val="22"/>
          <w:lang w:val="en-US"/>
        </w:rPr>
        <w:t>:</w:t>
      </w:r>
      <w:r w:rsidRPr="006A0583">
        <w:rPr>
          <w:rFonts w:ascii="Arial" w:hAnsi="Arial" w:cs="Arial"/>
          <w:sz w:val="22"/>
          <w:szCs w:val="22"/>
          <w:lang w:val="en-US"/>
        </w:rPr>
        <w:t xml:space="preserve"> </w:t>
      </w:r>
      <w:r w:rsidR="00281ED4" w:rsidRPr="006A0583">
        <w:rPr>
          <w:rFonts w:ascii="Arial" w:hAnsi="Arial" w:cs="Arial"/>
          <w:sz w:val="22"/>
          <w:szCs w:val="22"/>
          <w:lang w:val="en-US"/>
        </w:rPr>
        <w:t>36-44.</w:t>
      </w:r>
    </w:p>
    <w:p w14:paraId="6ACB4828" w14:textId="07C65B43" w:rsidR="00FE20C2" w:rsidRPr="006A0583" w:rsidRDefault="00FE20C2" w:rsidP="00EA58F5">
      <w:pPr>
        <w:pStyle w:val="xmsonormal"/>
        <w:spacing w:line="360" w:lineRule="auto"/>
        <w:jc w:val="both"/>
        <w:rPr>
          <w:rFonts w:ascii="Arial" w:hAnsi="Arial" w:cs="Arial"/>
          <w:sz w:val="22"/>
          <w:szCs w:val="22"/>
          <w:lang w:val="en-US"/>
        </w:rPr>
      </w:pPr>
      <w:r w:rsidRPr="006A0583">
        <w:rPr>
          <w:rFonts w:ascii="Arial" w:hAnsi="Arial" w:cs="Arial"/>
          <w:sz w:val="22"/>
          <w:szCs w:val="22"/>
          <w:lang w:val="en-US"/>
        </w:rPr>
        <w:t xml:space="preserve">9. Tezel A, Fredrickson GH. The Science of hyaluronic acid dermal fillers. J </w:t>
      </w:r>
      <w:proofErr w:type="spellStart"/>
      <w:r w:rsidRPr="006A0583">
        <w:rPr>
          <w:rFonts w:ascii="Arial" w:hAnsi="Arial" w:cs="Arial"/>
          <w:sz w:val="22"/>
          <w:szCs w:val="22"/>
          <w:lang w:val="en-US"/>
        </w:rPr>
        <w:t>Cosmet</w:t>
      </w:r>
      <w:proofErr w:type="spellEnd"/>
      <w:r w:rsidRPr="006A0583">
        <w:rPr>
          <w:rFonts w:ascii="Arial" w:hAnsi="Arial" w:cs="Arial"/>
          <w:sz w:val="22"/>
          <w:szCs w:val="22"/>
          <w:lang w:val="en-US"/>
        </w:rPr>
        <w:t xml:space="preserve"> Laser </w:t>
      </w:r>
      <w:proofErr w:type="spellStart"/>
      <w:r w:rsidRPr="006A0583">
        <w:rPr>
          <w:rFonts w:ascii="Arial" w:hAnsi="Arial" w:cs="Arial"/>
          <w:sz w:val="22"/>
          <w:szCs w:val="22"/>
          <w:lang w:val="en-US"/>
        </w:rPr>
        <w:t>Ther</w:t>
      </w:r>
      <w:proofErr w:type="spellEnd"/>
      <w:r w:rsidRPr="006A0583">
        <w:rPr>
          <w:rFonts w:ascii="Arial" w:hAnsi="Arial" w:cs="Arial"/>
          <w:sz w:val="22"/>
          <w:szCs w:val="22"/>
          <w:lang w:val="en-US"/>
        </w:rPr>
        <w:t>.</w:t>
      </w:r>
      <w:r w:rsidRPr="006A0583">
        <w:rPr>
          <w:rStyle w:val="Hyperlink"/>
          <w:rFonts w:ascii="Arial" w:hAnsi="Arial" w:cs="Arial"/>
          <w:sz w:val="22"/>
          <w:szCs w:val="22"/>
          <w:lang w:val="en-US"/>
        </w:rPr>
        <w:t xml:space="preserve"> </w:t>
      </w:r>
      <w:r w:rsidRPr="006A0583">
        <w:rPr>
          <w:rStyle w:val="cit"/>
          <w:rFonts w:ascii="Arial" w:hAnsi="Arial" w:cs="Arial"/>
          <w:sz w:val="22"/>
          <w:szCs w:val="22"/>
          <w:lang w:val="en-US"/>
        </w:rPr>
        <w:t>2008 Mar;10(1):35-42.</w:t>
      </w:r>
    </w:p>
    <w:p w14:paraId="3470230F" w14:textId="459AF2D9" w:rsidR="007B12D9" w:rsidRPr="00035B1C" w:rsidRDefault="002C0559" w:rsidP="00404A1E">
      <w:pPr>
        <w:pStyle w:val="xmsonormal"/>
        <w:spacing w:line="360" w:lineRule="auto"/>
        <w:jc w:val="both"/>
        <w:rPr>
          <w:rFonts w:ascii="Arial" w:hAnsi="Arial" w:cs="Arial"/>
          <w:sz w:val="22"/>
          <w:szCs w:val="22"/>
          <w:lang w:val="it-IT"/>
          <w:rPrChange w:id="72" w:author="Figueredo, Vinicius" w:date="2020-12-15T11:16:00Z">
            <w:rPr>
              <w:rFonts w:ascii="Arial" w:hAnsi="Arial" w:cs="Arial"/>
              <w:sz w:val="22"/>
              <w:szCs w:val="22"/>
              <w:lang w:val="en-US"/>
            </w:rPr>
          </w:rPrChange>
        </w:rPr>
      </w:pPr>
      <w:r w:rsidRPr="006A0583">
        <w:rPr>
          <w:rFonts w:ascii="Arial" w:hAnsi="Arial" w:cs="Arial"/>
          <w:sz w:val="22"/>
          <w:szCs w:val="22"/>
          <w:lang w:val="en-US"/>
        </w:rPr>
        <w:t>10</w:t>
      </w:r>
      <w:r w:rsidR="00404A1E" w:rsidRPr="006A0583">
        <w:rPr>
          <w:rFonts w:ascii="Arial" w:hAnsi="Arial" w:cs="Arial"/>
          <w:sz w:val="22"/>
          <w:szCs w:val="22"/>
          <w:lang w:val="en-US"/>
        </w:rPr>
        <w:t>.</w:t>
      </w:r>
      <w:r w:rsidRPr="006A0583">
        <w:rPr>
          <w:rFonts w:ascii="Arial" w:hAnsi="Arial" w:cs="Arial"/>
          <w:sz w:val="22"/>
          <w:szCs w:val="22"/>
          <w:lang w:val="en-US"/>
        </w:rPr>
        <w:t xml:space="preserve"> </w:t>
      </w:r>
      <w:r w:rsidR="007B12D9" w:rsidRPr="00BA3194">
        <w:rPr>
          <w:rFonts w:ascii="Arial" w:hAnsi="Arial" w:cs="Arial"/>
          <w:sz w:val="22"/>
          <w:szCs w:val="22"/>
          <w:lang w:val="en-US"/>
        </w:rPr>
        <w:t xml:space="preserve">Brandt FS, </w:t>
      </w:r>
      <w:proofErr w:type="spellStart"/>
      <w:r w:rsidR="007B12D9" w:rsidRPr="00BA3194">
        <w:rPr>
          <w:rFonts w:ascii="Arial" w:hAnsi="Arial" w:cs="Arial"/>
          <w:sz w:val="22"/>
          <w:szCs w:val="22"/>
          <w:lang w:val="en-US"/>
        </w:rPr>
        <w:t>Cazzaniga</w:t>
      </w:r>
      <w:proofErr w:type="spellEnd"/>
      <w:r w:rsidR="007B12D9" w:rsidRPr="00BA3194">
        <w:rPr>
          <w:rFonts w:ascii="Arial" w:hAnsi="Arial" w:cs="Arial"/>
          <w:sz w:val="22"/>
          <w:szCs w:val="22"/>
          <w:lang w:val="en-US"/>
        </w:rPr>
        <w:t xml:space="preserve"> A. </w:t>
      </w:r>
      <w:r w:rsidR="004A15A3" w:rsidRPr="00BA3194">
        <w:rPr>
          <w:rFonts w:ascii="Arial" w:hAnsi="Arial" w:cs="Arial"/>
          <w:sz w:val="22"/>
          <w:szCs w:val="22"/>
          <w:lang w:val="en-US"/>
        </w:rPr>
        <w:t xml:space="preserve">Hyaluronic acid gel fillers in the management of facial aging. </w:t>
      </w:r>
      <w:proofErr w:type="spellStart"/>
      <w:r w:rsidR="004A15A3" w:rsidRPr="00035B1C">
        <w:rPr>
          <w:rFonts w:ascii="Arial" w:hAnsi="Arial" w:cs="Arial"/>
          <w:sz w:val="22"/>
          <w:szCs w:val="22"/>
          <w:lang w:val="it-IT"/>
          <w:rPrChange w:id="73" w:author="Figueredo, Vinicius" w:date="2020-12-15T11:16:00Z">
            <w:rPr>
              <w:rFonts w:ascii="Arial" w:hAnsi="Arial" w:cs="Arial"/>
              <w:sz w:val="22"/>
              <w:szCs w:val="22"/>
              <w:lang w:val="en-US"/>
            </w:rPr>
          </w:rPrChange>
        </w:rPr>
        <w:t>Clin</w:t>
      </w:r>
      <w:proofErr w:type="spellEnd"/>
      <w:r w:rsidR="004A15A3" w:rsidRPr="00035B1C">
        <w:rPr>
          <w:rFonts w:ascii="Arial" w:hAnsi="Arial" w:cs="Arial"/>
          <w:sz w:val="22"/>
          <w:szCs w:val="22"/>
          <w:lang w:val="it-IT"/>
          <w:rPrChange w:id="74" w:author="Figueredo, Vinicius" w:date="2020-12-15T11:16:00Z">
            <w:rPr>
              <w:rFonts w:ascii="Arial" w:hAnsi="Arial" w:cs="Arial"/>
              <w:sz w:val="22"/>
              <w:szCs w:val="22"/>
              <w:lang w:val="en-US"/>
            </w:rPr>
          </w:rPrChange>
        </w:rPr>
        <w:t xml:space="preserve"> Inter Aging. 2008;3(1):</w:t>
      </w:r>
      <w:r w:rsidR="00404A1E" w:rsidRPr="00035B1C">
        <w:rPr>
          <w:rFonts w:ascii="Arial" w:hAnsi="Arial" w:cs="Arial"/>
          <w:sz w:val="22"/>
          <w:szCs w:val="22"/>
          <w:lang w:val="it-IT"/>
          <w:rPrChange w:id="75" w:author="Figueredo, Vinicius" w:date="2020-12-15T11:16:00Z">
            <w:rPr>
              <w:rFonts w:ascii="Arial" w:hAnsi="Arial" w:cs="Arial"/>
              <w:sz w:val="22"/>
              <w:szCs w:val="22"/>
              <w:lang w:val="en-US"/>
            </w:rPr>
          </w:rPrChange>
        </w:rPr>
        <w:t xml:space="preserve"> </w:t>
      </w:r>
      <w:r w:rsidR="004A15A3" w:rsidRPr="00035B1C">
        <w:rPr>
          <w:rFonts w:ascii="Arial" w:hAnsi="Arial" w:cs="Arial"/>
          <w:sz w:val="22"/>
          <w:szCs w:val="22"/>
          <w:lang w:val="it-IT"/>
          <w:rPrChange w:id="76" w:author="Figueredo, Vinicius" w:date="2020-12-15T11:16:00Z">
            <w:rPr>
              <w:rFonts w:ascii="Arial" w:hAnsi="Arial" w:cs="Arial"/>
              <w:sz w:val="22"/>
              <w:szCs w:val="22"/>
              <w:lang w:val="en-US"/>
            </w:rPr>
          </w:rPrChange>
        </w:rPr>
        <w:t>153-159.</w:t>
      </w:r>
    </w:p>
    <w:p w14:paraId="6E7448A9" w14:textId="0333451E" w:rsidR="004A15A3" w:rsidRPr="006A0583" w:rsidRDefault="002C0559" w:rsidP="002C0559">
      <w:pPr>
        <w:pStyle w:val="xmsonormal"/>
        <w:spacing w:line="360" w:lineRule="auto"/>
        <w:jc w:val="both"/>
        <w:rPr>
          <w:rFonts w:ascii="Arial" w:hAnsi="Arial" w:cs="Arial"/>
          <w:sz w:val="22"/>
          <w:szCs w:val="22"/>
          <w:lang w:val="en-US"/>
        </w:rPr>
      </w:pPr>
      <w:r w:rsidRPr="00035B1C">
        <w:rPr>
          <w:rFonts w:ascii="Arial" w:hAnsi="Arial" w:cs="Arial"/>
          <w:sz w:val="22"/>
          <w:szCs w:val="22"/>
          <w:lang w:val="it-IT"/>
          <w:rPrChange w:id="77" w:author="Figueredo, Vinicius" w:date="2020-12-15T11:16:00Z">
            <w:rPr>
              <w:rFonts w:ascii="Arial" w:hAnsi="Arial" w:cs="Arial"/>
              <w:sz w:val="22"/>
              <w:szCs w:val="22"/>
              <w:lang w:val="en-US"/>
            </w:rPr>
          </w:rPrChange>
        </w:rPr>
        <w:t xml:space="preserve">11. </w:t>
      </w:r>
      <w:r w:rsidR="004A15A3" w:rsidRPr="00035B1C">
        <w:rPr>
          <w:rFonts w:ascii="Arial" w:hAnsi="Arial" w:cs="Arial"/>
          <w:sz w:val="22"/>
          <w:szCs w:val="22"/>
          <w:lang w:val="it-IT"/>
          <w:rPrChange w:id="78" w:author="Figueredo, Vinicius" w:date="2020-12-15T11:16:00Z">
            <w:rPr>
              <w:rFonts w:ascii="Arial" w:hAnsi="Arial" w:cs="Arial"/>
              <w:sz w:val="22"/>
              <w:szCs w:val="22"/>
              <w:lang w:val="en-US"/>
            </w:rPr>
          </w:rPrChange>
        </w:rPr>
        <w:t xml:space="preserve">Duranti F, Salti G, </w:t>
      </w:r>
      <w:proofErr w:type="spellStart"/>
      <w:r w:rsidR="004A15A3" w:rsidRPr="00035B1C">
        <w:rPr>
          <w:rFonts w:ascii="Arial" w:hAnsi="Arial" w:cs="Arial"/>
          <w:sz w:val="22"/>
          <w:szCs w:val="22"/>
          <w:lang w:val="it-IT"/>
          <w:rPrChange w:id="79" w:author="Figueredo, Vinicius" w:date="2020-12-15T11:16:00Z">
            <w:rPr>
              <w:rFonts w:ascii="Arial" w:hAnsi="Arial" w:cs="Arial"/>
              <w:sz w:val="22"/>
              <w:szCs w:val="22"/>
              <w:lang w:val="en-US"/>
            </w:rPr>
          </w:rPrChange>
        </w:rPr>
        <w:t>Bovani</w:t>
      </w:r>
      <w:proofErr w:type="spellEnd"/>
      <w:r w:rsidR="004A15A3" w:rsidRPr="00035B1C">
        <w:rPr>
          <w:rFonts w:ascii="Arial" w:hAnsi="Arial" w:cs="Arial"/>
          <w:sz w:val="22"/>
          <w:szCs w:val="22"/>
          <w:lang w:val="it-IT"/>
          <w:rPrChange w:id="80" w:author="Figueredo, Vinicius" w:date="2020-12-15T11:16:00Z">
            <w:rPr>
              <w:rFonts w:ascii="Arial" w:hAnsi="Arial" w:cs="Arial"/>
              <w:sz w:val="22"/>
              <w:szCs w:val="22"/>
              <w:lang w:val="en-US"/>
            </w:rPr>
          </w:rPrChange>
        </w:rPr>
        <w:t xml:space="preserve"> B, Calandra M, Rosati ML. </w:t>
      </w:r>
      <w:r w:rsidR="004A15A3" w:rsidRPr="00BA3194">
        <w:rPr>
          <w:rFonts w:ascii="Arial" w:hAnsi="Arial" w:cs="Arial"/>
          <w:sz w:val="22"/>
          <w:szCs w:val="22"/>
          <w:lang w:val="en-US"/>
        </w:rPr>
        <w:t xml:space="preserve">Injectable hyaluronic acid gel for soft tissue augmentation. </w:t>
      </w:r>
      <w:r w:rsidR="004A15A3" w:rsidRPr="006A0583">
        <w:rPr>
          <w:rFonts w:ascii="Arial" w:hAnsi="Arial" w:cs="Arial"/>
          <w:sz w:val="22"/>
          <w:szCs w:val="22"/>
          <w:lang w:val="en-US"/>
        </w:rPr>
        <w:t>A clinical and histological study. Dermatol Surg. 1998</w:t>
      </w:r>
      <w:r w:rsidR="000624D2" w:rsidRPr="006A0583">
        <w:rPr>
          <w:rFonts w:ascii="Arial" w:hAnsi="Arial" w:cs="Arial"/>
          <w:sz w:val="22"/>
          <w:szCs w:val="22"/>
          <w:lang w:val="en-US"/>
        </w:rPr>
        <w:t>;</w:t>
      </w:r>
      <w:r w:rsidR="00747906">
        <w:rPr>
          <w:rFonts w:ascii="Arial" w:hAnsi="Arial" w:cs="Arial"/>
          <w:sz w:val="22"/>
          <w:szCs w:val="22"/>
          <w:lang w:val="en-US"/>
        </w:rPr>
        <w:t xml:space="preserve"> </w:t>
      </w:r>
      <w:r w:rsidR="000624D2" w:rsidRPr="006A0583">
        <w:rPr>
          <w:rFonts w:ascii="Arial" w:hAnsi="Arial" w:cs="Arial"/>
          <w:sz w:val="22"/>
          <w:szCs w:val="22"/>
          <w:lang w:val="en-US"/>
        </w:rPr>
        <w:t>24</w:t>
      </w:r>
      <w:r w:rsidR="00BA3194" w:rsidRPr="006A0583">
        <w:rPr>
          <w:rFonts w:ascii="Arial" w:hAnsi="Arial" w:cs="Arial"/>
          <w:sz w:val="22"/>
          <w:szCs w:val="22"/>
          <w:lang w:val="en-US"/>
        </w:rPr>
        <w:t>(12):</w:t>
      </w:r>
      <w:r w:rsidR="000624D2" w:rsidRPr="006A0583">
        <w:rPr>
          <w:rFonts w:ascii="Arial" w:hAnsi="Arial" w:cs="Arial"/>
          <w:sz w:val="22"/>
          <w:szCs w:val="22"/>
          <w:lang w:val="en-US"/>
        </w:rPr>
        <w:t>1317-25.</w:t>
      </w:r>
    </w:p>
    <w:p w14:paraId="7D447C30" w14:textId="7DC9A33D" w:rsidR="00724C2C" w:rsidRPr="00035B1C" w:rsidRDefault="00724C2C" w:rsidP="00575D30">
      <w:pPr>
        <w:pStyle w:val="xmsonormal"/>
        <w:spacing w:line="360" w:lineRule="auto"/>
        <w:jc w:val="both"/>
        <w:rPr>
          <w:rFonts w:ascii="Arial" w:hAnsi="Arial" w:cs="Arial"/>
          <w:sz w:val="22"/>
          <w:szCs w:val="22"/>
          <w:lang w:val="es-ES"/>
          <w:rPrChange w:id="81" w:author="Figueredo, Vinicius" w:date="2020-12-15T11:16:00Z">
            <w:rPr>
              <w:rFonts w:ascii="Arial" w:hAnsi="Arial" w:cs="Arial"/>
              <w:sz w:val="22"/>
              <w:szCs w:val="22"/>
              <w:lang w:val="en-US"/>
            </w:rPr>
          </w:rPrChange>
        </w:rPr>
      </w:pPr>
      <w:r w:rsidRPr="006A0583">
        <w:rPr>
          <w:rFonts w:ascii="Arial" w:hAnsi="Arial" w:cs="Arial"/>
          <w:sz w:val="22"/>
          <w:szCs w:val="22"/>
          <w:lang w:val="en-US"/>
        </w:rPr>
        <w:t xml:space="preserve">12. </w:t>
      </w:r>
      <w:proofErr w:type="spellStart"/>
      <w:r w:rsidRPr="006A0583">
        <w:rPr>
          <w:rFonts w:ascii="Arial" w:hAnsi="Arial" w:cs="Arial"/>
          <w:sz w:val="22"/>
          <w:szCs w:val="22"/>
          <w:lang w:val="en-US"/>
        </w:rPr>
        <w:t>Junkins</w:t>
      </w:r>
      <w:proofErr w:type="spellEnd"/>
      <w:r w:rsidRPr="006A0583">
        <w:rPr>
          <w:rFonts w:ascii="Arial" w:hAnsi="Arial" w:cs="Arial"/>
          <w:sz w:val="22"/>
          <w:szCs w:val="22"/>
          <w:lang w:val="en-US"/>
        </w:rPr>
        <w:t xml:space="preserve">-Hopkins JM. </w:t>
      </w:r>
      <w:proofErr w:type="spellStart"/>
      <w:r w:rsidRPr="00035B1C">
        <w:rPr>
          <w:rFonts w:ascii="Arial" w:hAnsi="Arial" w:cs="Arial"/>
          <w:sz w:val="22"/>
          <w:szCs w:val="22"/>
          <w:lang w:val="es-ES"/>
          <w:rPrChange w:id="82" w:author="Figueredo, Vinicius" w:date="2020-12-15T11:16:00Z">
            <w:rPr>
              <w:rFonts w:ascii="Arial" w:hAnsi="Arial" w:cs="Arial"/>
              <w:sz w:val="22"/>
              <w:szCs w:val="22"/>
              <w:lang w:val="en-US"/>
            </w:rPr>
          </w:rPrChange>
        </w:rPr>
        <w:t>Filler</w:t>
      </w:r>
      <w:proofErr w:type="spellEnd"/>
      <w:r w:rsidRPr="00035B1C">
        <w:rPr>
          <w:rFonts w:ascii="Arial" w:hAnsi="Arial" w:cs="Arial"/>
          <w:sz w:val="22"/>
          <w:szCs w:val="22"/>
          <w:lang w:val="es-ES"/>
          <w:rPrChange w:id="83" w:author="Figueredo, Vinicius" w:date="2020-12-15T11:16:00Z">
            <w:rPr>
              <w:rFonts w:ascii="Arial" w:hAnsi="Arial" w:cs="Arial"/>
              <w:sz w:val="22"/>
              <w:szCs w:val="22"/>
              <w:lang w:val="en-US"/>
            </w:rPr>
          </w:rPrChange>
        </w:rPr>
        <w:t xml:space="preserve"> </w:t>
      </w:r>
      <w:proofErr w:type="spellStart"/>
      <w:r w:rsidRPr="00035B1C">
        <w:rPr>
          <w:rFonts w:ascii="Arial" w:hAnsi="Arial" w:cs="Arial"/>
          <w:sz w:val="22"/>
          <w:szCs w:val="22"/>
          <w:lang w:val="es-ES"/>
          <w:rPrChange w:id="84" w:author="Figueredo, Vinicius" w:date="2020-12-15T11:16:00Z">
            <w:rPr>
              <w:rFonts w:ascii="Arial" w:hAnsi="Arial" w:cs="Arial"/>
              <w:sz w:val="22"/>
              <w:szCs w:val="22"/>
              <w:lang w:val="en-US"/>
            </w:rPr>
          </w:rPrChange>
        </w:rPr>
        <w:t>complications</w:t>
      </w:r>
      <w:proofErr w:type="spellEnd"/>
      <w:r w:rsidRPr="00035B1C">
        <w:rPr>
          <w:rFonts w:ascii="Arial" w:hAnsi="Arial" w:cs="Arial"/>
          <w:sz w:val="22"/>
          <w:szCs w:val="22"/>
          <w:lang w:val="es-ES"/>
          <w:rPrChange w:id="85" w:author="Figueredo, Vinicius" w:date="2020-12-15T11:16:00Z">
            <w:rPr>
              <w:rFonts w:ascii="Arial" w:hAnsi="Arial" w:cs="Arial"/>
              <w:sz w:val="22"/>
              <w:szCs w:val="22"/>
              <w:lang w:val="en-US"/>
            </w:rPr>
          </w:rPrChange>
        </w:rPr>
        <w:t xml:space="preserve">. J Am Acad </w:t>
      </w:r>
      <w:proofErr w:type="spellStart"/>
      <w:r w:rsidRPr="00035B1C">
        <w:rPr>
          <w:rFonts w:ascii="Arial" w:hAnsi="Arial" w:cs="Arial"/>
          <w:sz w:val="22"/>
          <w:szCs w:val="22"/>
          <w:lang w:val="es-ES"/>
          <w:rPrChange w:id="86" w:author="Figueredo, Vinicius" w:date="2020-12-15T11:16:00Z">
            <w:rPr>
              <w:rFonts w:ascii="Arial" w:hAnsi="Arial" w:cs="Arial"/>
              <w:sz w:val="22"/>
              <w:szCs w:val="22"/>
              <w:lang w:val="en-US"/>
            </w:rPr>
          </w:rPrChange>
        </w:rPr>
        <w:t>Dermatol</w:t>
      </w:r>
      <w:proofErr w:type="spellEnd"/>
      <w:r w:rsidR="00747906" w:rsidRPr="00035B1C">
        <w:rPr>
          <w:rFonts w:ascii="Arial" w:hAnsi="Arial" w:cs="Arial"/>
          <w:sz w:val="22"/>
          <w:szCs w:val="22"/>
          <w:lang w:val="es-ES"/>
          <w:rPrChange w:id="87" w:author="Figueredo, Vinicius" w:date="2020-12-15T11:16:00Z">
            <w:rPr>
              <w:rFonts w:ascii="Arial" w:hAnsi="Arial" w:cs="Arial"/>
              <w:sz w:val="22"/>
              <w:szCs w:val="22"/>
              <w:lang w:val="en-US"/>
            </w:rPr>
          </w:rPrChange>
        </w:rPr>
        <w:t xml:space="preserve"> </w:t>
      </w:r>
      <w:r w:rsidRPr="00035B1C">
        <w:rPr>
          <w:rFonts w:ascii="Arial" w:hAnsi="Arial" w:cs="Arial"/>
          <w:sz w:val="22"/>
          <w:szCs w:val="22"/>
          <w:lang w:val="es-ES"/>
          <w:rPrChange w:id="88" w:author="Figueredo, Vinicius" w:date="2020-12-15T11:16:00Z">
            <w:rPr>
              <w:rFonts w:ascii="Arial" w:hAnsi="Arial" w:cs="Arial"/>
              <w:sz w:val="22"/>
              <w:szCs w:val="22"/>
              <w:lang w:val="en-US"/>
            </w:rPr>
          </w:rPrChange>
        </w:rPr>
        <w:t>2010;</w:t>
      </w:r>
      <w:r w:rsidR="00747906" w:rsidRPr="00035B1C">
        <w:rPr>
          <w:rFonts w:ascii="Arial" w:hAnsi="Arial" w:cs="Arial"/>
          <w:sz w:val="22"/>
          <w:szCs w:val="22"/>
          <w:lang w:val="es-ES"/>
          <w:rPrChange w:id="89" w:author="Figueredo, Vinicius" w:date="2020-12-15T11:16:00Z">
            <w:rPr>
              <w:rFonts w:ascii="Arial" w:hAnsi="Arial" w:cs="Arial"/>
              <w:sz w:val="22"/>
              <w:szCs w:val="22"/>
              <w:lang w:val="en-US"/>
            </w:rPr>
          </w:rPrChange>
        </w:rPr>
        <w:t xml:space="preserve"> </w:t>
      </w:r>
      <w:r w:rsidRPr="00035B1C">
        <w:rPr>
          <w:rFonts w:ascii="Arial" w:hAnsi="Arial" w:cs="Arial"/>
          <w:sz w:val="22"/>
          <w:szCs w:val="22"/>
          <w:lang w:val="es-ES"/>
          <w:rPrChange w:id="90" w:author="Figueredo, Vinicius" w:date="2020-12-15T11:16:00Z">
            <w:rPr>
              <w:rFonts w:ascii="Arial" w:hAnsi="Arial" w:cs="Arial"/>
              <w:sz w:val="22"/>
              <w:szCs w:val="22"/>
              <w:lang w:val="en-US"/>
            </w:rPr>
          </w:rPrChange>
        </w:rPr>
        <w:t>63(4):703-5.</w:t>
      </w:r>
    </w:p>
    <w:p w14:paraId="652DAF0C" w14:textId="3B884CE7" w:rsidR="00724C2C" w:rsidRPr="00A86B78" w:rsidRDefault="00724C2C" w:rsidP="00575D30">
      <w:pPr>
        <w:pStyle w:val="xmsonormal"/>
        <w:spacing w:line="360" w:lineRule="auto"/>
        <w:jc w:val="both"/>
        <w:rPr>
          <w:rFonts w:ascii="Arial" w:hAnsi="Arial" w:cs="Arial"/>
          <w:sz w:val="22"/>
          <w:szCs w:val="22"/>
          <w:lang w:val="en-US"/>
        </w:rPr>
      </w:pPr>
      <w:r w:rsidRPr="006A0583">
        <w:rPr>
          <w:rFonts w:ascii="Arial" w:hAnsi="Arial" w:cs="Arial"/>
          <w:sz w:val="22"/>
          <w:szCs w:val="22"/>
          <w:lang w:val="es-419"/>
        </w:rPr>
        <w:t xml:space="preserve">13. Sánchez-Carpintero I, Candelas D, Ruiz-Rodrigues, R. Materiales de relleno: tipos, indicaciones Y complicaciones. </w:t>
      </w:r>
      <w:proofErr w:type="spellStart"/>
      <w:r w:rsidRPr="00A86B78">
        <w:rPr>
          <w:rFonts w:ascii="Arial" w:hAnsi="Arial" w:cs="Arial"/>
          <w:sz w:val="22"/>
          <w:szCs w:val="22"/>
          <w:lang w:val="en-US"/>
        </w:rPr>
        <w:t>Actas</w:t>
      </w:r>
      <w:proofErr w:type="spellEnd"/>
      <w:r w:rsidRPr="00A86B78">
        <w:rPr>
          <w:rFonts w:ascii="Arial" w:hAnsi="Arial" w:cs="Arial"/>
          <w:sz w:val="22"/>
          <w:szCs w:val="22"/>
          <w:lang w:val="en-US"/>
        </w:rPr>
        <w:t xml:space="preserve"> Dermosifiliogr.2010;</w:t>
      </w:r>
      <w:r w:rsidR="00747906" w:rsidRPr="00A86B78">
        <w:rPr>
          <w:rFonts w:ascii="Arial" w:hAnsi="Arial" w:cs="Arial"/>
          <w:sz w:val="22"/>
          <w:szCs w:val="22"/>
          <w:lang w:val="en-US"/>
        </w:rPr>
        <w:t xml:space="preserve"> </w:t>
      </w:r>
      <w:r w:rsidRPr="00A86B78">
        <w:rPr>
          <w:rFonts w:ascii="Arial" w:hAnsi="Arial" w:cs="Arial"/>
          <w:sz w:val="22"/>
          <w:szCs w:val="22"/>
          <w:lang w:val="en-US"/>
        </w:rPr>
        <w:t>101(5):381-393</w:t>
      </w:r>
      <w:r w:rsidR="00575D30" w:rsidRPr="00A86B78">
        <w:rPr>
          <w:rFonts w:ascii="Arial" w:hAnsi="Arial" w:cs="Arial"/>
          <w:sz w:val="22"/>
          <w:szCs w:val="22"/>
          <w:lang w:val="en-US"/>
        </w:rPr>
        <w:t>.</w:t>
      </w:r>
    </w:p>
    <w:p w14:paraId="45EBB682" w14:textId="18517792" w:rsidR="000624D2" w:rsidRPr="00575D30" w:rsidRDefault="00575D30" w:rsidP="00575D30">
      <w:pPr>
        <w:pStyle w:val="xmsonormal"/>
        <w:spacing w:line="360" w:lineRule="auto"/>
        <w:jc w:val="both"/>
        <w:rPr>
          <w:rStyle w:val="citation"/>
          <w:rFonts w:ascii="Arial" w:hAnsi="Arial" w:cs="Arial"/>
          <w:sz w:val="22"/>
          <w:szCs w:val="22"/>
          <w:lang w:val="en-US"/>
        </w:rPr>
      </w:pPr>
      <w:r w:rsidRPr="00E71CB8">
        <w:rPr>
          <w:rFonts w:ascii="Arial" w:hAnsi="Arial" w:cs="Arial"/>
          <w:sz w:val="22"/>
          <w:szCs w:val="22"/>
          <w:lang w:val="en-US"/>
        </w:rPr>
        <w:t>14.</w:t>
      </w:r>
      <w:r w:rsidR="000624D2" w:rsidRPr="00575D30">
        <w:rPr>
          <w:rStyle w:val="citation"/>
          <w:rFonts w:ascii="Arial" w:hAnsi="Arial" w:cs="Arial"/>
          <w:sz w:val="22"/>
          <w:szCs w:val="22"/>
          <w:lang w:val="en-US"/>
        </w:rPr>
        <w:t xml:space="preserve">Hönig JF, Brink U, </w:t>
      </w:r>
      <w:proofErr w:type="spellStart"/>
      <w:r w:rsidR="000624D2" w:rsidRPr="00575D30">
        <w:rPr>
          <w:rStyle w:val="citation"/>
          <w:rFonts w:ascii="Arial" w:hAnsi="Arial" w:cs="Arial"/>
          <w:sz w:val="22"/>
          <w:szCs w:val="22"/>
          <w:lang w:val="en-US"/>
        </w:rPr>
        <w:t>Korabiowska</w:t>
      </w:r>
      <w:proofErr w:type="spellEnd"/>
      <w:r w:rsidR="000624D2" w:rsidRPr="00575D30">
        <w:rPr>
          <w:rStyle w:val="citation"/>
          <w:rFonts w:ascii="Arial" w:hAnsi="Arial" w:cs="Arial"/>
          <w:sz w:val="22"/>
          <w:szCs w:val="22"/>
          <w:lang w:val="en-US"/>
        </w:rPr>
        <w:t xml:space="preserve"> M. Severe granulomatous allergic tissue reaction after hyaluronic acid injection in the treatment of facial lines and its surgical correction. </w:t>
      </w:r>
      <w:r w:rsidR="000624D2" w:rsidRPr="00575D30">
        <w:rPr>
          <w:rStyle w:val="ref-journal"/>
          <w:rFonts w:ascii="Arial" w:hAnsi="Arial" w:cs="Arial"/>
          <w:sz w:val="22"/>
          <w:szCs w:val="22"/>
          <w:lang w:val="en-US"/>
        </w:rPr>
        <w:t xml:space="preserve">J </w:t>
      </w:r>
      <w:proofErr w:type="spellStart"/>
      <w:r w:rsidR="000624D2" w:rsidRPr="00575D30">
        <w:rPr>
          <w:rStyle w:val="ref-journal"/>
          <w:rFonts w:ascii="Arial" w:hAnsi="Arial" w:cs="Arial"/>
          <w:sz w:val="22"/>
          <w:szCs w:val="22"/>
          <w:lang w:val="en-US"/>
        </w:rPr>
        <w:t>Craniof</w:t>
      </w:r>
      <w:proofErr w:type="spellEnd"/>
      <w:r w:rsidR="000624D2" w:rsidRPr="00575D30">
        <w:rPr>
          <w:rStyle w:val="ref-journal"/>
          <w:rFonts w:ascii="Arial" w:hAnsi="Arial" w:cs="Arial"/>
          <w:sz w:val="22"/>
          <w:szCs w:val="22"/>
          <w:lang w:val="en-US"/>
        </w:rPr>
        <w:t xml:space="preserve"> Surg. </w:t>
      </w:r>
      <w:r w:rsidR="000624D2" w:rsidRPr="00575D30">
        <w:rPr>
          <w:rStyle w:val="citation"/>
          <w:rFonts w:ascii="Arial" w:hAnsi="Arial" w:cs="Arial"/>
          <w:sz w:val="22"/>
          <w:szCs w:val="22"/>
          <w:lang w:val="en-US"/>
        </w:rPr>
        <w:t>2003;</w:t>
      </w:r>
      <w:r w:rsidR="00747906">
        <w:rPr>
          <w:rStyle w:val="citation"/>
          <w:rFonts w:ascii="Arial" w:hAnsi="Arial" w:cs="Arial"/>
          <w:sz w:val="22"/>
          <w:szCs w:val="22"/>
          <w:lang w:val="en-US"/>
        </w:rPr>
        <w:t xml:space="preserve"> </w:t>
      </w:r>
      <w:r w:rsidR="000624D2" w:rsidRPr="00575D30">
        <w:rPr>
          <w:rStyle w:val="ref-vol"/>
          <w:rFonts w:ascii="Arial" w:hAnsi="Arial" w:cs="Arial"/>
          <w:sz w:val="22"/>
          <w:szCs w:val="22"/>
          <w:lang w:val="en-US"/>
        </w:rPr>
        <w:t>14</w:t>
      </w:r>
      <w:r w:rsidR="000624D2" w:rsidRPr="00575D30">
        <w:rPr>
          <w:rStyle w:val="citation"/>
          <w:rFonts w:ascii="Arial" w:hAnsi="Arial" w:cs="Arial"/>
          <w:sz w:val="22"/>
          <w:szCs w:val="22"/>
          <w:lang w:val="en-US"/>
        </w:rPr>
        <w:t>:197–200.</w:t>
      </w:r>
    </w:p>
    <w:p w14:paraId="01C4E7A4" w14:textId="52A3BF59" w:rsidR="00295636" w:rsidRPr="00035B1C" w:rsidRDefault="00575D30" w:rsidP="00575D30">
      <w:pPr>
        <w:pStyle w:val="xmsonormal"/>
        <w:spacing w:line="360" w:lineRule="auto"/>
        <w:jc w:val="both"/>
        <w:rPr>
          <w:rStyle w:val="citation"/>
          <w:rFonts w:ascii="Arial" w:hAnsi="Arial" w:cs="Arial"/>
          <w:sz w:val="22"/>
          <w:szCs w:val="22"/>
          <w:lang w:val="de-DE"/>
          <w:rPrChange w:id="91" w:author="Figueredo, Vinicius" w:date="2020-12-15T11:16:00Z">
            <w:rPr>
              <w:rStyle w:val="citation"/>
              <w:rFonts w:ascii="Arial" w:hAnsi="Arial" w:cs="Arial"/>
              <w:sz w:val="22"/>
              <w:szCs w:val="22"/>
              <w:lang w:val="en-US"/>
            </w:rPr>
          </w:rPrChange>
        </w:rPr>
      </w:pPr>
      <w:r w:rsidRPr="00575D30">
        <w:rPr>
          <w:rStyle w:val="citation"/>
          <w:rFonts w:ascii="Arial" w:hAnsi="Arial" w:cs="Arial"/>
          <w:sz w:val="22"/>
          <w:szCs w:val="22"/>
          <w:lang w:val="en-US"/>
        </w:rPr>
        <w:t xml:space="preserve">15. </w:t>
      </w:r>
      <w:r w:rsidR="00124B88" w:rsidRPr="00575D30">
        <w:rPr>
          <w:rStyle w:val="citation"/>
          <w:rFonts w:ascii="Arial" w:hAnsi="Arial" w:cs="Arial"/>
          <w:sz w:val="22"/>
          <w:szCs w:val="22"/>
          <w:lang w:val="en-US"/>
        </w:rPr>
        <w:t xml:space="preserve">Lowe NJ, Maxwell CA, </w:t>
      </w:r>
      <w:proofErr w:type="spellStart"/>
      <w:r w:rsidR="00124B88" w:rsidRPr="00575D30">
        <w:rPr>
          <w:rStyle w:val="citation"/>
          <w:rFonts w:ascii="Arial" w:hAnsi="Arial" w:cs="Arial"/>
          <w:sz w:val="22"/>
          <w:szCs w:val="22"/>
          <w:lang w:val="en-US"/>
        </w:rPr>
        <w:t>Patanaik</w:t>
      </w:r>
      <w:proofErr w:type="spellEnd"/>
      <w:r w:rsidR="00124B88" w:rsidRPr="00575D30">
        <w:rPr>
          <w:rStyle w:val="citation"/>
          <w:rFonts w:ascii="Arial" w:hAnsi="Arial" w:cs="Arial"/>
          <w:sz w:val="22"/>
          <w:szCs w:val="22"/>
          <w:lang w:val="en-US"/>
        </w:rPr>
        <w:t xml:space="preserve"> R. Adverse reactions to dermal fillers: review. </w:t>
      </w:r>
      <w:proofErr w:type="spellStart"/>
      <w:r w:rsidR="00124B88" w:rsidRPr="00035B1C">
        <w:rPr>
          <w:rStyle w:val="ref-journal"/>
          <w:rFonts w:ascii="Arial" w:hAnsi="Arial" w:cs="Arial"/>
          <w:sz w:val="22"/>
          <w:szCs w:val="22"/>
          <w:lang w:val="de-DE"/>
          <w:rPrChange w:id="92" w:author="Figueredo, Vinicius" w:date="2020-12-15T11:16:00Z">
            <w:rPr>
              <w:rStyle w:val="ref-journal"/>
              <w:rFonts w:ascii="Arial" w:hAnsi="Arial" w:cs="Arial"/>
              <w:sz w:val="22"/>
              <w:szCs w:val="22"/>
              <w:lang w:val="en-US"/>
            </w:rPr>
          </w:rPrChange>
        </w:rPr>
        <w:t>Dermatol</w:t>
      </w:r>
      <w:proofErr w:type="spellEnd"/>
      <w:r w:rsidR="00124B88" w:rsidRPr="00035B1C">
        <w:rPr>
          <w:rStyle w:val="ref-journal"/>
          <w:rFonts w:ascii="Arial" w:hAnsi="Arial" w:cs="Arial"/>
          <w:sz w:val="22"/>
          <w:szCs w:val="22"/>
          <w:lang w:val="de-DE"/>
          <w:rPrChange w:id="93" w:author="Figueredo, Vinicius" w:date="2020-12-15T11:16:00Z">
            <w:rPr>
              <w:rStyle w:val="ref-journal"/>
              <w:rFonts w:ascii="Arial" w:hAnsi="Arial" w:cs="Arial"/>
              <w:sz w:val="22"/>
              <w:szCs w:val="22"/>
              <w:lang w:val="en-US"/>
            </w:rPr>
          </w:rPrChange>
        </w:rPr>
        <w:t xml:space="preserve"> </w:t>
      </w:r>
      <w:proofErr w:type="spellStart"/>
      <w:r w:rsidR="00124B88" w:rsidRPr="00035B1C">
        <w:rPr>
          <w:rStyle w:val="ref-journal"/>
          <w:rFonts w:ascii="Arial" w:hAnsi="Arial" w:cs="Arial"/>
          <w:sz w:val="22"/>
          <w:szCs w:val="22"/>
          <w:lang w:val="de-DE"/>
          <w:rPrChange w:id="94" w:author="Figueredo, Vinicius" w:date="2020-12-15T11:16:00Z">
            <w:rPr>
              <w:rStyle w:val="ref-journal"/>
              <w:rFonts w:ascii="Arial" w:hAnsi="Arial" w:cs="Arial"/>
              <w:sz w:val="22"/>
              <w:szCs w:val="22"/>
              <w:lang w:val="en-US"/>
            </w:rPr>
          </w:rPrChange>
        </w:rPr>
        <w:t>Surg</w:t>
      </w:r>
      <w:proofErr w:type="spellEnd"/>
      <w:r w:rsidR="00124B88" w:rsidRPr="00035B1C">
        <w:rPr>
          <w:rStyle w:val="ref-journal"/>
          <w:rFonts w:ascii="Arial" w:hAnsi="Arial" w:cs="Arial"/>
          <w:sz w:val="22"/>
          <w:szCs w:val="22"/>
          <w:lang w:val="de-DE"/>
          <w:rPrChange w:id="95" w:author="Figueredo, Vinicius" w:date="2020-12-15T11:16:00Z">
            <w:rPr>
              <w:rStyle w:val="ref-journal"/>
              <w:rFonts w:ascii="Arial" w:hAnsi="Arial" w:cs="Arial"/>
              <w:sz w:val="22"/>
              <w:szCs w:val="22"/>
              <w:lang w:val="en-US"/>
            </w:rPr>
          </w:rPrChange>
        </w:rPr>
        <w:t xml:space="preserve">. </w:t>
      </w:r>
      <w:r w:rsidR="00124B88" w:rsidRPr="00035B1C">
        <w:rPr>
          <w:rStyle w:val="citation"/>
          <w:rFonts w:ascii="Arial" w:hAnsi="Arial" w:cs="Arial"/>
          <w:sz w:val="22"/>
          <w:szCs w:val="22"/>
          <w:lang w:val="de-DE"/>
          <w:rPrChange w:id="96" w:author="Figueredo, Vinicius" w:date="2020-12-15T11:16:00Z">
            <w:rPr>
              <w:rStyle w:val="citation"/>
              <w:rFonts w:ascii="Arial" w:hAnsi="Arial" w:cs="Arial"/>
              <w:sz w:val="22"/>
              <w:szCs w:val="22"/>
              <w:lang w:val="en-US"/>
            </w:rPr>
          </w:rPrChange>
        </w:rPr>
        <w:t>2005;</w:t>
      </w:r>
      <w:r w:rsidR="009F5E3A" w:rsidRPr="00035B1C">
        <w:rPr>
          <w:rStyle w:val="citation"/>
          <w:rFonts w:ascii="Arial" w:hAnsi="Arial" w:cs="Arial"/>
          <w:sz w:val="22"/>
          <w:szCs w:val="22"/>
          <w:lang w:val="de-DE"/>
          <w:rPrChange w:id="97" w:author="Figueredo, Vinicius" w:date="2020-12-15T11:16:00Z">
            <w:rPr>
              <w:rStyle w:val="citation"/>
              <w:rFonts w:ascii="Arial" w:hAnsi="Arial" w:cs="Arial"/>
              <w:sz w:val="22"/>
              <w:szCs w:val="22"/>
              <w:lang w:val="en-US"/>
            </w:rPr>
          </w:rPrChange>
        </w:rPr>
        <w:t xml:space="preserve"> </w:t>
      </w:r>
      <w:r w:rsidR="00124B88" w:rsidRPr="00035B1C">
        <w:rPr>
          <w:rStyle w:val="ref-vol"/>
          <w:rFonts w:ascii="Arial" w:hAnsi="Arial" w:cs="Arial"/>
          <w:sz w:val="22"/>
          <w:szCs w:val="22"/>
          <w:lang w:val="de-DE"/>
          <w:rPrChange w:id="98" w:author="Figueredo, Vinicius" w:date="2020-12-15T11:16:00Z">
            <w:rPr>
              <w:rStyle w:val="ref-vol"/>
              <w:rFonts w:ascii="Arial" w:hAnsi="Arial" w:cs="Arial"/>
              <w:sz w:val="22"/>
              <w:szCs w:val="22"/>
              <w:lang w:val="en-US"/>
            </w:rPr>
          </w:rPrChange>
        </w:rPr>
        <w:t>31</w:t>
      </w:r>
      <w:r w:rsidR="00124B88" w:rsidRPr="00035B1C">
        <w:rPr>
          <w:rStyle w:val="citation"/>
          <w:rFonts w:ascii="Arial" w:hAnsi="Arial" w:cs="Arial"/>
          <w:sz w:val="22"/>
          <w:szCs w:val="22"/>
          <w:lang w:val="de-DE"/>
          <w:rPrChange w:id="99" w:author="Figueredo, Vinicius" w:date="2020-12-15T11:16:00Z">
            <w:rPr>
              <w:rStyle w:val="citation"/>
              <w:rFonts w:ascii="Arial" w:hAnsi="Arial" w:cs="Arial"/>
              <w:sz w:val="22"/>
              <w:szCs w:val="22"/>
              <w:lang w:val="en-US"/>
            </w:rPr>
          </w:rPrChange>
        </w:rPr>
        <w:t>:1616–25.</w:t>
      </w:r>
    </w:p>
    <w:p w14:paraId="6EF0A274" w14:textId="0864CF98" w:rsidR="00575D30" w:rsidRPr="00575D30" w:rsidRDefault="00575D30" w:rsidP="00575D30">
      <w:pPr>
        <w:pStyle w:val="xmsonormal"/>
        <w:spacing w:line="360" w:lineRule="auto"/>
        <w:jc w:val="both"/>
        <w:rPr>
          <w:rFonts w:ascii="Arial" w:hAnsi="Arial" w:cs="Arial"/>
          <w:sz w:val="22"/>
          <w:szCs w:val="22"/>
        </w:rPr>
      </w:pPr>
      <w:r w:rsidRPr="00035B1C">
        <w:rPr>
          <w:rStyle w:val="citation"/>
          <w:rFonts w:ascii="Arial" w:hAnsi="Arial" w:cs="Arial"/>
          <w:sz w:val="22"/>
          <w:szCs w:val="22"/>
          <w:lang w:val="de-DE"/>
          <w:rPrChange w:id="100" w:author="Figueredo, Vinicius" w:date="2020-12-15T11:16:00Z">
            <w:rPr>
              <w:rStyle w:val="citation"/>
              <w:rFonts w:ascii="Arial" w:hAnsi="Arial" w:cs="Arial"/>
              <w:sz w:val="22"/>
              <w:szCs w:val="22"/>
              <w:lang w:val="en-US"/>
            </w:rPr>
          </w:rPrChange>
        </w:rPr>
        <w:t xml:space="preserve">16. </w:t>
      </w:r>
      <w:r w:rsidRPr="00035B1C">
        <w:rPr>
          <w:rFonts w:ascii="Arial" w:hAnsi="Arial" w:cs="Arial"/>
          <w:sz w:val="22"/>
          <w:szCs w:val="22"/>
          <w:lang w:val="de-DE"/>
          <w:rPrChange w:id="101" w:author="Figueredo, Vinicius" w:date="2020-12-15T11:16:00Z">
            <w:rPr>
              <w:rFonts w:ascii="Arial" w:hAnsi="Arial" w:cs="Arial"/>
              <w:sz w:val="22"/>
              <w:szCs w:val="22"/>
              <w:lang w:val="en-US"/>
            </w:rPr>
          </w:rPrChange>
        </w:rPr>
        <w:t xml:space="preserve">Kang MS, Park ES, Shin HS, Jung SG, Kim YB, Kim DW. </w:t>
      </w:r>
      <w:r w:rsidRPr="006A0583">
        <w:rPr>
          <w:rFonts w:ascii="Arial" w:hAnsi="Arial" w:cs="Arial"/>
          <w:sz w:val="22"/>
          <w:szCs w:val="22"/>
          <w:lang w:val="en-US"/>
        </w:rPr>
        <w:t xml:space="preserve">Skin necrosis of the nasal ala after injection of dermal fillers. </w:t>
      </w:r>
      <w:r w:rsidRPr="00575D30">
        <w:rPr>
          <w:rFonts w:ascii="Arial" w:hAnsi="Arial" w:cs="Arial"/>
          <w:sz w:val="22"/>
          <w:szCs w:val="22"/>
        </w:rPr>
        <w:t>Dermatol Surg.2011;</w:t>
      </w:r>
      <w:r w:rsidR="00747906">
        <w:rPr>
          <w:rFonts w:ascii="Arial" w:hAnsi="Arial" w:cs="Arial"/>
          <w:sz w:val="22"/>
          <w:szCs w:val="22"/>
        </w:rPr>
        <w:t xml:space="preserve"> </w:t>
      </w:r>
      <w:r w:rsidRPr="00575D30">
        <w:rPr>
          <w:rFonts w:ascii="Arial" w:hAnsi="Arial" w:cs="Arial"/>
          <w:sz w:val="22"/>
          <w:szCs w:val="22"/>
        </w:rPr>
        <w:t>37(3):375-80</w:t>
      </w:r>
    </w:p>
    <w:p w14:paraId="67A13FCD" w14:textId="77777777" w:rsidR="00F11A53" w:rsidRDefault="00F11A53">
      <w:pPr>
        <w:pStyle w:val="xmsonormal"/>
        <w:spacing w:line="360" w:lineRule="auto"/>
        <w:jc w:val="both"/>
        <w:rPr>
          <w:rFonts w:ascii="Arial" w:hAnsi="Arial" w:cs="Arial"/>
          <w:sz w:val="22"/>
          <w:szCs w:val="22"/>
        </w:rPr>
      </w:pPr>
    </w:p>
    <w:sectPr w:rsidR="00F11A53" w:rsidSect="00A87197">
      <w:footerReference w:type="default" r:id="rId3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6" w:author="Figueredo, Vinicius" w:date="2020-12-15T11:19:00Z" w:initials="FV">
    <w:p w14:paraId="5CDE5D84" w14:textId="52962601" w:rsidR="00035B1C" w:rsidRDefault="00035B1C">
      <w:pPr>
        <w:pStyle w:val="Textodecomentrio"/>
      </w:pPr>
      <w:r>
        <w:rPr>
          <w:rStyle w:val="Refdecomentrio"/>
        </w:rPr>
        <w:annotationRef/>
      </w:r>
      <w:r>
        <w:t>Checar se todos tem a apresentação com lidocaína.</w:t>
      </w:r>
    </w:p>
  </w:comment>
  <w:comment w:id="8" w:author="Figueredo, Vinicius [2]" w:date="2020-12-15T11:24:00Z" w:initials="FV">
    <w:p w14:paraId="41C19B75" w14:textId="13B6264E" w:rsidR="00035B1C" w:rsidRDefault="00035B1C">
      <w:pPr>
        <w:pStyle w:val="Textodecomentrio"/>
      </w:pPr>
      <w:r>
        <w:rPr>
          <w:rStyle w:val="Refdecomentrio"/>
        </w:rPr>
        <w:annotationRef/>
      </w:r>
      <w:r>
        <w:t xml:space="preserve">Retirar glabela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5CDE5D84" w15:done="0"/>
  <w15:commentEx w15:paraId="41C19B75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CDE5D84" w16cid:durableId="23831A4A"/>
  <w16cid:commentId w16cid:paraId="41C19B75" w16cid:durableId="23831B5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0689DC" w14:textId="77777777" w:rsidR="00EE0289" w:rsidRDefault="00EE0289" w:rsidP="00C01B43">
      <w:pPr>
        <w:spacing w:before="0" w:after="0"/>
      </w:pPr>
      <w:r>
        <w:separator/>
      </w:r>
    </w:p>
  </w:endnote>
  <w:endnote w:type="continuationSeparator" w:id="0">
    <w:p w14:paraId="3B00A49E" w14:textId="77777777" w:rsidR="00EE0289" w:rsidRDefault="00EE0289" w:rsidP="00C01B43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89516658"/>
      <w:docPartObj>
        <w:docPartGallery w:val="Page Numbers (Bottom of Page)"/>
        <w:docPartUnique/>
      </w:docPartObj>
    </w:sdtPr>
    <w:sdtEndPr/>
    <w:sdtContent>
      <w:p w14:paraId="1284585A" w14:textId="407D904A" w:rsidR="00D036C8" w:rsidRDefault="00D036C8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A7C317F" w14:textId="77777777" w:rsidR="00C01B43" w:rsidRDefault="00C01B43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6BF6D9" w14:textId="77777777" w:rsidR="00EE0289" w:rsidRDefault="00EE0289" w:rsidP="00C01B43">
      <w:pPr>
        <w:spacing w:before="0" w:after="0"/>
      </w:pPr>
      <w:r>
        <w:separator/>
      </w:r>
    </w:p>
  </w:footnote>
  <w:footnote w:type="continuationSeparator" w:id="0">
    <w:p w14:paraId="62E0A52C" w14:textId="77777777" w:rsidR="00EE0289" w:rsidRDefault="00EE0289" w:rsidP="00C01B43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3D24A1"/>
    <w:multiLevelType w:val="multilevel"/>
    <w:tmpl w:val="C4127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9F41B1"/>
    <w:multiLevelType w:val="hybridMultilevel"/>
    <w:tmpl w:val="A15025B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021E26"/>
    <w:multiLevelType w:val="multilevel"/>
    <w:tmpl w:val="9B14E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A4E4BCF"/>
    <w:multiLevelType w:val="multilevel"/>
    <w:tmpl w:val="26062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F946AE1"/>
    <w:multiLevelType w:val="multilevel"/>
    <w:tmpl w:val="F3327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78A5569"/>
    <w:multiLevelType w:val="multilevel"/>
    <w:tmpl w:val="D91A4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3"/>
  </w:num>
  <w:num w:numId="6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Figueredo, Vinicius">
    <w15:presenceInfo w15:providerId="AD" w15:userId="S-1-5-21-1482476501-1957994488-725345543-121884"/>
  </w15:person>
  <w15:person w15:author="Figueredo, Vinicius [2]">
    <w15:presenceInfo w15:providerId="AD" w15:userId="S-1-5-21-1482476501-1957994488-725345543-121884"/>
  </w15:person>
  <w15:person w15:author="Figueredo, Vinicius(sc)">
    <w15:presenceInfo w15:providerId="AD" w15:userId="S-1-5-21-1482476501-1957994488-725345543-12188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trackRevision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610"/>
    <w:rsid w:val="000004F7"/>
    <w:rsid w:val="0000645E"/>
    <w:rsid w:val="00032E2B"/>
    <w:rsid w:val="00035B1C"/>
    <w:rsid w:val="00047139"/>
    <w:rsid w:val="00053AF9"/>
    <w:rsid w:val="000561A4"/>
    <w:rsid w:val="000624D2"/>
    <w:rsid w:val="0008320F"/>
    <w:rsid w:val="000A23CC"/>
    <w:rsid w:val="000B5A9D"/>
    <w:rsid w:val="000D05CC"/>
    <w:rsid w:val="000F7DF1"/>
    <w:rsid w:val="00120ED7"/>
    <w:rsid w:val="001226DB"/>
    <w:rsid w:val="00124B88"/>
    <w:rsid w:val="00132263"/>
    <w:rsid w:val="00141C2B"/>
    <w:rsid w:val="001632FE"/>
    <w:rsid w:val="0016653C"/>
    <w:rsid w:val="00166980"/>
    <w:rsid w:val="00191063"/>
    <w:rsid w:val="001A10F0"/>
    <w:rsid w:val="001A2D3A"/>
    <w:rsid w:val="001B6F2A"/>
    <w:rsid w:val="001D3B79"/>
    <w:rsid w:val="00200773"/>
    <w:rsid w:val="00201551"/>
    <w:rsid w:val="00214ED5"/>
    <w:rsid w:val="002376C5"/>
    <w:rsid w:val="00237BBE"/>
    <w:rsid w:val="002455D6"/>
    <w:rsid w:val="002652E0"/>
    <w:rsid w:val="00281ED4"/>
    <w:rsid w:val="002927CD"/>
    <w:rsid w:val="00295636"/>
    <w:rsid w:val="002A426A"/>
    <w:rsid w:val="002B0C3D"/>
    <w:rsid w:val="002B7DE8"/>
    <w:rsid w:val="002C0559"/>
    <w:rsid w:val="002E662E"/>
    <w:rsid w:val="00300D7A"/>
    <w:rsid w:val="003259FF"/>
    <w:rsid w:val="00327375"/>
    <w:rsid w:val="00327860"/>
    <w:rsid w:val="003301D3"/>
    <w:rsid w:val="0034386B"/>
    <w:rsid w:val="00351E86"/>
    <w:rsid w:val="00356FE3"/>
    <w:rsid w:val="00362AF4"/>
    <w:rsid w:val="0037290E"/>
    <w:rsid w:val="0038063C"/>
    <w:rsid w:val="003905C8"/>
    <w:rsid w:val="00391EB4"/>
    <w:rsid w:val="003A049B"/>
    <w:rsid w:val="003A7B9F"/>
    <w:rsid w:val="003C4174"/>
    <w:rsid w:val="003C42B2"/>
    <w:rsid w:val="003D7E55"/>
    <w:rsid w:val="003E581A"/>
    <w:rsid w:val="003F54FC"/>
    <w:rsid w:val="00404A1E"/>
    <w:rsid w:val="00413F61"/>
    <w:rsid w:val="0042022E"/>
    <w:rsid w:val="00421E06"/>
    <w:rsid w:val="00472F83"/>
    <w:rsid w:val="0048253D"/>
    <w:rsid w:val="004A15A3"/>
    <w:rsid w:val="004C5809"/>
    <w:rsid w:val="004F481C"/>
    <w:rsid w:val="00500EA7"/>
    <w:rsid w:val="0052062F"/>
    <w:rsid w:val="005356B2"/>
    <w:rsid w:val="00544B7D"/>
    <w:rsid w:val="00550388"/>
    <w:rsid w:val="005710EE"/>
    <w:rsid w:val="00575D30"/>
    <w:rsid w:val="00581A7B"/>
    <w:rsid w:val="00596A8D"/>
    <w:rsid w:val="005970F5"/>
    <w:rsid w:val="00597267"/>
    <w:rsid w:val="005E15D7"/>
    <w:rsid w:val="005F6EDA"/>
    <w:rsid w:val="00622F55"/>
    <w:rsid w:val="00653F89"/>
    <w:rsid w:val="00665344"/>
    <w:rsid w:val="006770F5"/>
    <w:rsid w:val="00683997"/>
    <w:rsid w:val="006928F9"/>
    <w:rsid w:val="006A0583"/>
    <w:rsid w:val="006A555F"/>
    <w:rsid w:val="006D428B"/>
    <w:rsid w:val="006F3CC9"/>
    <w:rsid w:val="0070316F"/>
    <w:rsid w:val="007064E5"/>
    <w:rsid w:val="00724C2C"/>
    <w:rsid w:val="00746E1B"/>
    <w:rsid w:val="00747906"/>
    <w:rsid w:val="00752790"/>
    <w:rsid w:val="00755BDC"/>
    <w:rsid w:val="0077678E"/>
    <w:rsid w:val="00777B24"/>
    <w:rsid w:val="00783905"/>
    <w:rsid w:val="00785C8D"/>
    <w:rsid w:val="007B12D9"/>
    <w:rsid w:val="007C302E"/>
    <w:rsid w:val="007D5ED6"/>
    <w:rsid w:val="007F0AB6"/>
    <w:rsid w:val="00807B1A"/>
    <w:rsid w:val="008163AB"/>
    <w:rsid w:val="00823B62"/>
    <w:rsid w:val="00835572"/>
    <w:rsid w:val="008547E6"/>
    <w:rsid w:val="00857584"/>
    <w:rsid w:val="008604BC"/>
    <w:rsid w:val="0088418C"/>
    <w:rsid w:val="008B6D99"/>
    <w:rsid w:val="008D5E30"/>
    <w:rsid w:val="008E23AB"/>
    <w:rsid w:val="008E7D94"/>
    <w:rsid w:val="008F1B79"/>
    <w:rsid w:val="008F4E0F"/>
    <w:rsid w:val="008F5A0D"/>
    <w:rsid w:val="00910C19"/>
    <w:rsid w:val="00912F8A"/>
    <w:rsid w:val="00920304"/>
    <w:rsid w:val="0097344D"/>
    <w:rsid w:val="00980825"/>
    <w:rsid w:val="009965E6"/>
    <w:rsid w:val="009C2670"/>
    <w:rsid w:val="009C2C37"/>
    <w:rsid w:val="009D180D"/>
    <w:rsid w:val="009D1A51"/>
    <w:rsid w:val="009D2571"/>
    <w:rsid w:val="009D7BEA"/>
    <w:rsid w:val="009E12EE"/>
    <w:rsid w:val="009E3FDE"/>
    <w:rsid w:val="009F5E3A"/>
    <w:rsid w:val="00A028E9"/>
    <w:rsid w:val="00A07F87"/>
    <w:rsid w:val="00A279E5"/>
    <w:rsid w:val="00A44BB9"/>
    <w:rsid w:val="00A6532D"/>
    <w:rsid w:val="00A66EAE"/>
    <w:rsid w:val="00A72DD5"/>
    <w:rsid w:val="00A801C6"/>
    <w:rsid w:val="00A86B78"/>
    <w:rsid w:val="00A87197"/>
    <w:rsid w:val="00AA7D5B"/>
    <w:rsid w:val="00AB7431"/>
    <w:rsid w:val="00AD5E31"/>
    <w:rsid w:val="00AD7F27"/>
    <w:rsid w:val="00AE1256"/>
    <w:rsid w:val="00B07A4E"/>
    <w:rsid w:val="00B32D99"/>
    <w:rsid w:val="00B46794"/>
    <w:rsid w:val="00B536B8"/>
    <w:rsid w:val="00B61B78"/>
    <w:rsid w:val="00B66459"/>
    <w:rsid w:val="00B81A72"/>
    <w:rsid w:val="00B979C1"/>
    <w:rsid w:val="00BA3194"/>
    <w:rsid w:val="00BB2399"/>
    <w:rsid w:val="00BC638E"/>
    <w:rsid w:val="00BE0613"/>
    <w:rsid w:val="00BE29C1"/>
    <w:rsid w:val="00BF322C"/>
    <w:rsid w:val="00BF32DC"/>
    <w:rsid w:val="00C01B43"/>
    <w:rsid w:val="00C221C2"/>
    <w:rsid w:val="00CA558C"/>
    <w:rsid w:val="00CD4EC5"/>
    <w:rsid w:val="00CD702C"/>
    <w:rsid w:val="00CF54B4"/>
    <w:rsid w:val="00D036C8"/>
    <w:rsid w:val="00D244EE"/>
    <w:rsid w:val="00D32513"/>
    <w:rsid w:val="00D34F43"/>
    <w:rsid w:val="00D414C4"/>
    <w:rsid w:val="00D837D1"/>
    <w:rsid w:val="00DE5AAF"/>
    <w:rsid w:val="00E04022"/>
    <w:rsid w:val="00E36315"/>
    <w:rsid w:val="00E55243"/>
    <w:rsid w:val="00E659D4"/>
    <w:rsid w:val="00E71CB8"/>
    <w:rsid w:val="00E73159"/>
    <w:rsid w:val="00EA316C"/>
    <w:rsid w:val="00EA58F5"/>
    <w:rsid w:val="00EA68F0"/>
    <w:rsid w:val="00EA77D2"/>
    <w:rsid w:val="00EB3885"/>
    <w:rsid w:val="00EB5C20"/>
    <w:rsid w:val="00EE0289"/>
    <w:rsid w:val="00EE16DF"/>
    <w:rsid w:val="00EE3610"/>
    <w:rsid w:val="00EE3D0C"/>
    <w:rsid w:val="00F031B5"/>
    <w:rsid w:val="00F069C3"/>
    <w:rsid w:val="00F11A53"/>
    <w:rsid w:val="00F11A73"/>
    <w:rsid w:val="00F123D3"/>
    <w:rsid w:val="00F1385E"/>
    <w:rsid w:val="00F22FF1"/>
    <w:rsid w:val="00F3727C"/>
    <w:rsid w:val="00F40E7F"/>
    <w:rsid w:val="00F60098"/>
    <w:rsid w:val="00F70844"/>
    <w:rsid w:val="00F817D1"/>
    <w:rsid w:val="00F818C3"/>
    <w:rsid w:val="00F82A2C"/>
    <w:rsid w:val="00F8687D"/>
    <w:rsid w:val="00F86BB2"/>
    <w:rsid w:val="00F87E58"/>
    <w:rsid w:val="00F97353"/>
    <w:rsid w:val="00FA1251"/>
    <w:rsid w:val="00FB1EDD"/>
    <w:rsid w:val="00FB4230"/>
    <w:rsid w:val="00FD63C5"/>
    <w:rsid w:val="00FE1684"/>
    <w:rsid w:val="00FE20C2"/>
    <w:rsid w:val="00FE527E"/>
    <w:rsid w:val="00FF0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24CEB9"/>
  <w15:docId w15:val="{3E24EF16-C5DF-45EA-AB51-191DBBEA19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before="100" w:beforeAutospacing="1" w:after="100" w:afterAutospacing="1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87197"/>
  </w:style>
  <w:style w:type="paragraph" w:styleId="Ttulo1">
    <w:name w:val="heading 1"/>
    <w:basedOn w:val="Normal"/>
    <w:next w:val="Normal"/>
    <w:link w:val="Ttulo1Char"/>
    <w:uiPriority w:val="9"/>
    <w:qFormat/>
    <w:rsid w:val="002376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link w:val="Ttulo2Char"/>
    <w:uiPriority w:val="9"/>
    <w:qFormat/>
    <w:rsid w:val="00F86BB2"/>
    <w:pPr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AE125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AE1256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semiHidden/>
    <w:unhideWhenUsed/>
    <w:rsid w:val="00F86BB2"/>
    <w:rPr>
      <w:color w:val="0000FF"/>
      <w:u w:val="single"/>
    </w:rPr>
  </w:style>
  <w:style w:type="character" w:styleId="nfase">
    <w:name w:val="Emphasis"/>
    <w:basedOn w:val="Fontepargpadro"/>
    <w:uiPriority w:val="20"/>
    <w:qFormat/>
    <w:rsid w:val="00F86BB2"/>
    <w:rPr>
      <w:i/>
      <w:iCs/>
    </w:rPr>
  </w:style>
  <w:style w:type="character" w:customStyle="1" w:styleId="Ttulo2Char">
    <w:name w:val="Título 2 Char"/>
    <w:basedOn w:val="Fontepargpadro"/>
    <w:link w:val="Ttulo2"/>
    <w:uiPriority w:val="9"/>
    <w:rsid w:val="00F86BB2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customStyle="1" w:styleId="paragraph">
    <w:name w:val="paragraph"/>
    <w:basedOn w:val="Normal"/>
    <w:rsid w:val="00F86BB2"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F86BB2"/>
    <w:rPr>
      <w:b/>
      <w:bCs/>
    </w:rPr>
  </w:style>
  <w:style w:type="paragraph" w:customStyle="1" w:styleId="xmsonormal">
    <w:name w:val="x_msonormal"/>
    <w:basedOn w:val="Normal"/>
    <w:rsid w:val="00214ED5"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hgkelc">
    <w:name w:val="hgkelc"/>
    <w:basedOn w:val="Fontepargpadro"/>
    <w:rsid w:val="0070316F"/>
  </w:style>
  <w:style w:type="paragraph" w:styleId="NormalWeb">
    <w:name w:val="Normal (Web)"/>
    <w:basedOn w:val="Normal"/>
    <w:uiPriority w:val="99"/>
    <w:unhideWhenUsed/>
    <w:rsid w:val="003F54FC"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copre">
    <w:name w:val="acopre"/>
    <w:basedOn w:val="Fontepargpadro"/>
    <w:rsid w:val="007F0AB6"/>
  </w:style>
  <w:style w:type="table" w:styleId="Tabelacomgrade">
    <w:name w:val="Table Grid"/>
    <w:basedOn w:val="Tabelanormal"/>
    <w:uiPriority w:val="39"/>
    <w:rsid w:val="00B536B8"/>
    <w:pPr>
      <w:spacing w:before="0"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-article-referencestext">
    <w:name w:val="c-article-references__text"/>
    <w:basedOn w:val="Normal"/>
    <w:rsid w:val="002376C5"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2376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docsum-authors">
    <w:name w:val="docsum-authors"/>
    <w:basedOn w:val="Fontepargpadro"/>
    <w:rsid w:val="004C5809"/>
  </w:style>
  <w:style w:type="character" w:customStyle="1" w:styleId="docsum-journal-citation">
    <w:name w:val="docsum-journal-citation"/>
    <w:basedOn w:val="Fontepargpadro"/>
    <w:rsid w:val="004C5809"/>
  </w:style>
  <w:style w:type="character" w:customStyle="1" w:styleId="citation-part">
    <w:name w:val="citation-part"/>
    <w:basedOn w:val="Fontepargpadro"/>
    <w:rsid w:val="004C5809"/>
  </w:style>
  <w:style w:type="character" w:customStyle="1" w:styleId="docsum-pmid">
    <w:name w:val="docsum-pmid"/>
    <w:basedOn w:val="Fontepargpadro"/>
    <w:rsid w:val="004C5809"/>
  </w:style>
  <w:style w:type="paragraph" w:styleId="SemEspaamento">
    <w:name w:val="No Spacing"/>
    <w:link w:val="SemEspaamentoChar"/>
    <w:uiPriority w:val="1"/>
    <w:qFormat/>
    <w:rsid w:val="008E23AB"/>
    <w:pPr>
      <w:spacing w:before="0" w:beforeAutospacing="0" w:after="0" w:afterAutospacing="0"/>
    </w:pPr>
    <w:rPr>
      <w:rFonts w:eastAsiaTheme="minorEastAsia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8E23AB"/>
    <w:rPr>
      <w:rFonts w:eastAsiaTheme="minorEastAsia"/>
      <w:lang w:eastAsia="pt-BR"/>
    </w:rPr>
  </w:style>
  <w:style w:type="character" w:customStyle="1" w:styleId="jlqj4b">
    <w:name w:val="jlqj4b"/>
    <w:basedOn w:val="Fontepargpadro"/>
    <w:rsid w:val="00CF54B4"/>
  </w:style>
  <w:style w:type="character" w:customStyle="1" w:styleId="Ttulo4Char">
    <w:name w:val="Título 4 Char"/>
    <w:basedOn w:val="Fontepargpadro"/>
    <w:link w:val="Ttulo4"/>
    <w:uiPriority w:val="9"/>
    <w:semiHidden/>
    <w:rsid w:val="00AE1256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Ttulo5Char">
    <w:name w:val="Título 5 Char"/>
    <w:basedOn w:val="Fontepargpadro"/>
    <w:link w:val="Ttulo5"/>
    <w:uiPriority w:val="9"/>
    <w:rsid w:val="00AE1256"/>
    <w:rPr>
      <w:rFonts w:asciiTheme="majorHAnsi" w:eastAsiaTheme="majorEastAsia" w:hAnsiTheme="majorHAnsi" w:cstheme="majorBidi"/>
      <w:color w:val="1F3763" w:themeColor="accent1" w:themeShade="7F"/>
    </w:rPr>
  </w:style>
  <w:style w:type="paragraph" w:customStyle="1" w:styleId="media-heading">
    <w:name w:val="media-heading"/>
    <w:basedOn w:val="Normal"/>
    <w:rsid w:val="00AE1256"/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E1256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E1256"/>
    <w:rPr>
      <w:rFonts w:ascii="Tahoma" w:hAnsi="Tahoma" w:cs="Tahoma"/>
      <w:sz w:val="16"/>
      <w:szCs w:val="16"/>
    </w:rPr>
  </w:style>
  <w:style w:type="character" w:customStyle="1" w:styleId="cit">
    <w:name w:val="cit"/>
    <w:basedOn w:val="Fontepargpadro"/>
    <w:rsid w:val="003A049B"/>
  </w:style>
  <w:style w:type="character" w:customStyle="1" w:styleId="citation-doi">
    <w:name w:val="citation-doi"/>
    <w:basedOn w:val="Fontepargpadro"/>
    <w:rsid w:val="003A049B"/>
  </w:style>
  <w:style w:type="character" w:customStyle="1" w:styleId="author-style">
    <w:name w:val="author-style"/>
    <w:basedOn w:val="Fontepargpadro"/>
    <w:rsid w:val="00CD4EC5"/>
  </w:style>
  <w:style w:type="paragraph" w:customStyle="1" w:styleId="page-range">
    <w:name w:val="page-range"/>
    <w:basedOn w:val="Normal"/>
    <w:rsid w:val="00CD4EC5"/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epubdate">
    <w:name w:val="epubdate"/>
    <w:basedOn w:val="Normal"/>
    <w:rsid w:val="00CD4EC5"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citation">
    <w:name w:val="citation"/>
    <w:basedOn w:val="Fontepargpadro"/>
    <w:rsid w:val="000624D2"/>
  </w:style>
  <w:style w:type="character" w:customStyle="1" w:styleId="ref-journal">
    <w:name w:val="ref-journal"/>
    <w:basedOn w:val="Fontepargpadro"/>
    <w:rsid w:val="000624D2"/>
  </w:style>
  <w:style w:type="character" w:customStyle="1" w:styleId="ref-vol">
    <w:name w:val="ref-vol"/>
    <w:basedOn w:val="Fontepargpadro"/>
    <w:rsid w:val="000624D2"/>
  </w:style>
  <w:style w:type="paragraph" w:styleId="Cabealho">
    <w:name w:val="header"/>
    <w:basedOn w:val="Normal"/>
    <w:link w:val="CabealhoChar"/>
    <w:uiPriority w:val="99"/>
    <w:unhideWhenUsed/>
    <w:rsid w:val="00C01B43"/>
    <w:pPr>
      <w:tabs>
        <w:tab w:val="center" w:pos="4252"/>
        <w:tab w:val="right" w:pos="8504"/>
      </w:tabs>
      <w:spacing w:before="0" w:after="0"/>
    </w:pPr>
  </w:style>
  <w:style w:type="character" w:customStyle="1" w:styleId="CabealhoChar">
    <w:name w:val="Cabeçalho Char"/>
    <w:basedOn w:val="Fontepargpadro"/>
    <w:link w:val="Cabealho"/>
    <w:uiPriority w:val="99"/>
    <w:rsid w:val="00C01B43"/>
  </w:style>
  <w:style w:type="paragraph" w:styleId="Rodap">
    <w:name w:val="footer"/>
    <w:basedOn w:val="Normal"/>
    <w:link w:val="RodapChar"/>
    <w:uiPriority w:val="99"/>
    <w:unhideWhenUsed/>
    <w:rsid w:val="00C01B43"/>
    <w:pPr>
      <w:tabs>
        <w:tab w:val="center" w:pos="4252"/>
        <w:tab w:val="right" w:pos="8504"/>
      </w:tabs>
      <w:spacing w:before="0" w:after="0"/>
    </w:pPr>
  </w:style>
  <w:style w:type="character" w:customStyle="1" w:styleId="RodapChar">
    <w:name w:val="Rodapé Char"/>
    <w:basedOn w:val="Fontepargpadro"/>
    <w:link w:val="Rodap"/>
    <w:uiPriority w:val="99"/>
    <w:rsid w:val="00C01B43"/>
  </w:style>
  <w:style w:type="character" w:styleId="Refdecomentrio">
    <w:name w:val="annotation reference"/>
    <w:basedOn w:val="Fontepargpadro"/>
    <w:uiPriority w:val="99"/>
    <w:semiHidden/>
    <w:unhideWhenUsed/>
    <w:rsid w:val="00D036C8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036C8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036C8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036C8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036C8"/>
    <w:rPr>
      <w:b/>
      <w:bCs/>
      <w:sz w:val="20"/>
      <w:szCs w:val="20"/>
    </w:rPr>
  </w:style>
  <w:style w:type="table" w:styleId="TabelaSimples1">
    <w:name w:val="Plain Table 1"/>
    <w:basedOn w:val="Tabelanormal"/>
    <w:uiPriority w:val="41"/>
    <w:rsid w:val="009F5E3A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itle-text">
    <w:name w:val="title-text"/>
    <w:basedOn w:val="Fontepargpadro"/>
    <w:rsid w:val="00E552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5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1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2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66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4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51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10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8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6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9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9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66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93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74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1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946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7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1197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1727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9017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2557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63138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897359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6339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35559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65709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46471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17777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83737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85537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140255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53245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558272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89302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87832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8681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906736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5158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70922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29606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74318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06076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47171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37490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00792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6418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58747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8428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38223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1305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187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43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3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8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26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2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8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42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68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40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99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21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07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1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5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6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1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33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0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4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1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comments" Target="comments.xml"/><Relationship Id="rId18" Type="http://schemas.openxmlformats.org/officeDocument/2006/relationships/image" Target="media/image8.jp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7.jpg"/><Relationship Id="rId25" Type="http://schemas.openxmlformats.org/officeDocument/2006/relationships/image" Target="media/image15.jp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jpg"/><Relationship Id="rId20" Type="http://schemas.openxmlformats.org/officeDocument/2006/relationships/image" Target="media/image10.jpg"/><Relationship Id="rId29" Type="http://schemas.openxmlformats.org/officeDocument/2006/relationships/hyperlink" Target="https://pubmed.ncbi.nlm.nih.gov/22092807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jpg"/><Relationship Id="rId32" Type="http://schemas.microsoft.com/office/2011/relationships/people" Target="people.xml"/><Relationship Id="rId5" Type="http://schemas.openxmlformats.org/officeDocument/2006/relationships/webSettings" Target="webSettings.xml"/><Relationship Id="rId15" Type="http://schemas.microsoft.com/office/2016/09/relationships/commentsIds" Target="commentsIds.xml"/><Relationship Id="rId23" Type="http://schemas.openxmlformats.org/officeDocument/2006/relationships/image" Target="media/image13.jpg"/><Relationship Id="rId28" Type="http://schemas.openxmlformats.org/officeDocument/2006/relationships/image" Target="media/image18.png"/><Relationship Id="rId10" Type="http://schemas.openxmlformats.org/officeDocument/2006/relationships/image" Target="media/image3.jpeg"/><Relationship Id="rId19" Type="http://schemas.openxmlformats.org/officeDocument/2006/relationships/image" Target="media/image9.jp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microsoft.com/office/2011/relationships/commentsExtended" Target="commentsExtended.xml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09AD73-1E6E-4B4A-8989-72BA442D79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2858</Words>
  <Characters>15438</Characters>
  <Application>Microsoft Office Word</Application>
  <DocSecurity>0</DocSecurity>
  <Lines>128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Lucíola Assunção Alves Alves</dc:creator>
  <cp:keywords/>
  <dc:description/>
  <cp:lastModifiedBy>Figueredo, Vinicius(sc)</cp:lastModifiedBy>
  <cp:revision>2</cp:revision>
  <dcterms:created xsi:type="dcterms:W3CDTF">2020-12-15T14:33:00Z</dcterms:created>
  <dcterms:modified xsi:type="dcterms:W3CDTF">2020-12-15T14:33:00Z</dcterms:modified>
</cp:coreProperties>
</file>